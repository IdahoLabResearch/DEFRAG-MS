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E6D3" w14:textId="77777777" w:rsidR="00CE590E" w:rsidRPr="009B5FDC" w:rsidRDefault="00CE590E" w:rsidP="009B5FDC">
      <w:pPr>
        <w:spacing w:line="480" w:lineRule="auto"/>
        <w:ind w:firstLine="720"/>
        <w:jc w:val="both"/>
        <w:rPr>
          <w:rFonts w:ascii="Times New Roman" w:hAnsi="Times New Roman" w:cs="Times New Roman"/>
          <w:b/>
          <w:bCs/>
        </w:rPr>
      </w:pPr>
      <w:bookmarkStart w:id="0" w:name="SI"/>
      <w:r w:rsidRPr="009B5FDC">
        <w:rPr>
          <w:rFonts w:ascii="Times New Roman" w:hAnsi="Times New Roman" w:cs="Times New Roman"/>
          <w:b/>
          <w:bCs/>
        </w:rPr>
        <w:t xml:space="preserve">Supporting Information </w:t>
      </w:r>
    </w:p>
    <w:p w14:paraId="4AA2DB0F" w14:textId="77777777" w:rsidR="00CE590E" w:rsidRPr="009B5FDC" w:rsidRDefault="00CE590E" w:rsidP="009B5FDC">
      <w:pPr>
        <w:spacing w:line="480" w:lineRule="auto"/>
        <w:jc w:val="both"/>
        <w:rPr>
          <w:rFonts w:ascii="Times New Roman" w:hAnsi="Times New Roman" w:cs="Times New Roman"/>
          <w:b/>
          <w:bCs/>
        </w:rPr>
      </w:pPr>
      <w:bookmarkStart w:id="1" w:name="defragmentation_SI"/>
      <w:bookmarkEnd w:id="0"/>
      <w:r w:rsidRPr="009B5FDC">
        <w:rPr>
          <w:rFonts w:ascii="Times New Roman" w:hAnsi="Times New Roman" w:cs="Times New Roman"/>
          <w:b/>
          <w:bCs/>
        </w:rPr>
        <w:t xml:space="preserve">Defragmentation </w:t>
      </w:r>
    </w:p>
    <w:p w14:paraId="2EEA5F65" w14:textId="58B2D5B0" w:rsidR="00B9456E" w:rsidRPr="009B5FDC" w:rsidRDefault="00B9456E" w:rsidP="009B5FDC">
      <w:pPr>
        <w:pStyle w:val="TAMainText"/>
        <w:rPr>
          <w:rFonts w:ascii="Times New Roman" w:hAnsi="Times New Roman"/>
          <w:szCs w:val="24"/>
        </w:rPr>
      </w:pPr>
      <w:r w:rsidRPr="009B5FDC">
        <w:rPr>
          <w:rFonts w:ascii="Times New Roman" w:hAnsi="Times New Roman"/>
          <w:szCs w:val="24"/>
        </w:rPr>
        <w:t xml:space="preserve">Some reactions/gas mixtures have complex, overlapping fragmentation signals in MS, a process which is complicated further when aiming to achieve temporal clarity between gasses, such as in a TAP experiment. To understand clearly what a product and reactants are formed based on observed fragments during a reaction, calibrations are performed. These allow for understanding of specific gas fragments in the specific mass spectrometer system. The National Institute of Science and Technology (NIST) offers example fragmentation patterns for most gases. </w:t>
      </w:r>
      <w:r w:rsidRPr="009B5FDC">
        <w:rPr>
          <w:rFonts w:ascii="Times New Roman" w:hAnsi="Times New Roman"/>
          <w:szCs w:val="24"/>
        </w:rPr>
        <w:fldChar w:fldCharType="begin"/>
      </w:r>
      <w:r w:rsidR="00D9272B">
        <w:rPr>
          <w:rFonts w:ascii="Times New Roman" w:hAnsi="Times New Roman"/>
          <w:szCs w:val="24"/>
        </w:rPr>
        <w:instrText xml:space="preserve"> ADDIN EN.CITE &lt;EndNote&gt;&lt;Cite ExcludeAuth="1"&gt;&lt;Year&gt;2025&lt;/Year&gt;&lt;RecNum&gt;146&lt;/RecNum&gt;&lt;DisplayText&gt;[1]&lt;/DisplayText&gt;&lt;record&gt;&lt;rec-number&gt;146&lt;/rec-number&gt;&lt;foreign-keys&gt;&lt;key app="EN" db-id="0d09rferlepw9gedr25v9fxysreetvzvsfza" timestamp="1739228026"&gt;146&lt;/key&gt;&lt;/foreign-keys&gt;&lt;ref-type name="Web Page"&gt;12&lt;/ref-type&gt;&lt;contributors&gt;&lt;/contributors&gt;&lt;titles&gt;&lt;title&gt;Benzenamine, N,N-dimethyl-&lt;/title&gt;&lt;/titles&gt;&lt;volume&gt;2025&lt;/volume&gt;&lt;dates&gt;&lt;year&gt;2025&lt;/year&gt;&lt;/dates&gt;&lt;pub-location&gt;NIST Chemistry Webook&lt;/pub-location&gt;&lt;urls&gt;&lt;related-urls&gt;&lt;url&gt;https://webbook.nist.gov/cgi/cbook.cgi?ID=C74986&amp;amp;Mask=200#Mass-Spec&lt;/url&gt;&lt;/related-urls&gt;&lt;/urls&gt;&lt;/record&gt;&lt;/Cite&gt;&lt;/EndNote&gt;</w:instrText>
      </w:r>
      <w:r w:rsidRPr="009B5FDC">
        <w:rPr>
          <w:rFonts w:ascii="Times New Roman" w:hAnsi="Times New Roman"/>
          <w:szCs w:val="24"/>
        </w:rPr>
        <w:fldChar w:fldCharType="separate"/>
      </w:r>
      <w:r w:rsidR="00D9272B">
        <w:rPr>
          <w:rFonts w:ascii="Times New Roman" w:hAnsi="Times New Roman"/>
          <w:noProof/>
          <w:szCs w:val="24"/>
        </w:rPr>
        <w:t>[1]</w:t>
      </w:r>
      <w:r w:rsidRPr="009B5FDC">
        <w:rPr>
          <w:rFonts w:ascii="Times New Roman" w:hAnsi="Times New Roman"/>
          <w:szCs w:val="24"/>
        </w:rPr>
        <w:fldChar w:fldCharType="end"/>
      </w:r>
      <w:r w:rsidRPr="009B5FDC">
        <w:rPr>
          <w:rFonts w:ascii="Times New Roman" w:hAnsi="Times New Roman"/>
          <w:szCs w:val="24"/>
        </w:rPr>
        <w:t xml:space="preserve"> The NIST profiles are useful for understanding broadly which gas fragments may exist based on known reactants and expected products, but each MS\vacuum system is unique (filament current, multiplier voltage, pressure, etc.) and therefore these fragmentation patterns should only be used as a starting point. </w:t>
      </w:r>
    </w:p>
    <w:p w14:paraId="705A739D" w14:textId="3AA1D509" w:rsidR="00B9456E" w:rsidRPr="009B5FDC" w:rsidRDefault="00B9456E" w:rsidP="009B5FDC">
      <w:pPr>
        <w:pStyle w:val="TAMainText"/>
        <w:rPr>
          <w:rFonts w:ascii="Times New Roman" w:hAnsi="Times New Roman"/>
          <w:szCs w:val="24"/>
        </w:rPr>
      </w:pPr>
      <w:r w:rsidRPr="009B5FDC">
        <w:rPr>
          <w:rFonts w:ascii="Times New Roman" w:hAnsi="Times New Roman"/>
          <w:szCs w:val="24"/>
        </w:rPr>
        <w:t xml:space="preserve">A fragmentation matrix is constructed based on the fragmentation pattern observed by inputting equal molar amounts of all gases which will exist in the vacuum chamber for the specific measurement. To accomplish this for analysis of chemical reactions with a MS, 50:50 mixtures of gas:inert are delivered in equal molar amounts over an inert packed reactor (e.g. acid washed, rinsed, and calcined quartz, no chemical reaction) at the desired reaction temperature. The addition of the inert gas is vital as it provides a reference for the gas of interest’s fragmentation and intensity. Therefore, the first step in defragmentation calibrations is knowing what gases will be present in the reaction of interest, i.e. reactants and products. </w:t>
      </w:r>
    </w:p>
    <w:p w14:paraId="59124AA4" w14:textId="21EB971E" w:rsidR="00B9456E" w:rsidRPr="009B5FDC" w:rsidRDefault="00B9456E" w:rsidP="009B5FDC">
      <w:pPr>
        <w:pStyle w:val="TAMainText"/>
        <w:rPr>
          <w:rFonts w:ascii="Times New Roman" w:hAnsi="Times New Roman"/>
          <w:szCs w:val="24"/>
        </w:rPr>
      </w:pPr>
      <w:r w:rsidRPr="009B5FDC">
        <w:rPr>
          <w:rFonts w:ascii="Times New Roman" w:hAnsi="Times New Roman"/>
          <w:szCs w:val="24"/>
        </w:rPr>
        <w:t xml:space="preserve"> A detailed explanation of the construction of the fragmentation matrix via calibrations is given with required calculations in the form of equations, in the SI, </w:t>
      </w:r>
      <w:r w:rsidRPr="009B5FDC">
        <w:rPr>
          <w:rFonts w:ascii="Times New Roman" w:hAnsi="Times New Roman"/>
          <w:szCs w:val="24"/>
        </w:rPr>
        <w:fldChar w:fldCharType="begin"/>
      </w:r>
      <w:r w:rsidRPr="009B5FDC">
        <w:rPr>
          <w:rFonts w:ascii="Times New Roman" w:hAnsi="Times New Roman"/>
          <w:szCs w:val="24"/>
        </w:rPr>
        <w:instrText xml:space="preserve"> REF _Ref198116008 \h  \* MERGEFORMAT </w:instrText>
      </w:r>
      <w:r w:rsidRPr="009B5FDC">
        <w:rPr>
          <w:rFonts w:ascii="Times New Roman" w:hAnsi="Times New Roman"/>
          <w:szCs w:val="24"/>
        </w:rPr>
      </w:r>
      <w:r w:rsidRPr="009B5FDC">
        <w:rPr>
          <w:rFonts w:ascii="Times New Roman" w:hAnsi="Times New Roman"/>
          <w:szCs w:val="24"/>
        </w:rPr>
        <w:fldChar w:fldCharType="separate"/>
      </w:r>
      <w:r w:rsidRPr="009B5FDC">
        <w:rPr>
          <w:rFonts w:ascii="Times New Roman" w:hAnsi="Times New Roman"/>
          <w:szCs w:val="24"/>
        </w:rPr>
        <w:fldChar w:fldCharType="begin"/>
      </w:r>
      <w:r w:rsidRPr="009B5FDC">
        <w:rPr>
          <w:rFonts w:ascii="Times New Roman" w:hAnsi="Times New Roman"/>
          <w:szCs w:val="24"/>
        </w:rPr>
        <w:instrText xml:space="preserve"> REF _Ref198117727 \h  \* MERGEFORMAT </w:instrText>
      </w:r>
      <w:r w:rsidRPr="009B5FDC">
        <w:rPr>
          <w:rFonts w:ascii="Times New Roman" w:hAnsi="Times New Roman"/>
          <w:szCs w:val="24"/>
        </w:rPr>
      </w:r>
      <w:r w:rsidRPr="009B5FDC">
        <w:rPr>
          <w:rFonts w:ascii="Times New Roman" w:hAnsi="Times New Roman"/>
          <w:szCs w:val="24"/>
        </w:rPr>
        <w:fldChar w:fldCharType="separate"/>
      </w:r>
      <w:r w:rsidRPr="009B5FDC">
        <w:rPr>
          <w:rFonts w:ascii="Times New Roman" w:hAnsi="Times New Roman"/>
          <w:szCs w:val="24"/>
        </w:rPr>
        <w:t>Figure S</w:t>
      </w:r>
      <w:r w:rsidRPr="009B5FDC">
        <w:rPr>
          <w:rFonts w:ascii="Times New Roman" w:hAnsi="Times New Roman"/>
          <w:noProof/>
          <w:szCs w:val="24"/>
        </w:rPr>
        <w:t>5</w:t>
      </w:r>
      <w:r w:rsidRPr="009B5FDC">
        <w:rPr>
          <w:rFonts w:ascii="Times New Roman" w:hAnsi="Times New Roman"/>
          <w:szCs w:val="24"/>
        </w:rPr>
        <w:fldChar w:fldCharType="end"/>
      </w:r>
      <w:r w:rsidRPr="009B5FDC">
        <w:rPr>
          <w:rFonts w:ascii="Times New Roman" w:hAnsi="Times New Roman"/>
          <w:szCs w:val="24"/>
        </w:rPr>
        <w:fldChar w:fldCharType="end"/>
      </w:r>
      <w:r w:rsidRPr="009B5FDC">
        <w:rPr>
          <w:rFonts w:ascii="Times New Roman" w:hAnsi="Times New Roman"/>
          <w:szCs w:val="24"/>
        </w:rPr>
        <w:t xml:space="preserve"> (</w:t>
      </w:r>
      <w:r w:rsidRPr="009B5FDC">
        <w:rPr>
          <w:rFonts w:ascii="Times New Roman" w:hAnsi="Times New Roman"/>
          <w:szCs w:val="24"/>
        </w:rPr>
        <w:fldChar w:fldCharType="begin"/>
      </w:r>
      <w:r w:rsidRPr="009B5FDC">
        <w:rPr>
          <w:rFonts w:ascii="Times New Roman" w:hAnsi="Times New Roman"/>
          <w:szCs w:val="24"/>
        </w:rPr>
        <w:instrText xml:space="preserve"> REF defragmentation_SI \h  \* MERGEFORMAT </w:instrText>
      </w:r>
      <w:r w:rsidRPr="009B5FDC">
        <w:rPr>
          <w:rFonts w:ascii="Times New Roman" w:hAnsi="Times New Roman"/>
          <w:szCs w:val="24"/>
        </w:rPr>
      </w:r>
      <w:r w:rsidRPr="009B5FDC">
        <w:rPr>
          <w:rFonts w:ascii="Times New Roman" w:hAnsi="Times New Roman"/>
          <w:szCs w:val="24"/>
        </w:rPr>
        <w:fldChar w:fldCharType="separate"/>
      </w:r>
      <w:r w:rsidRPr="009B5FDC">
        <w:rPr>
          <w:rFonts w:ascii="Times New Roman" w:hAnsi="Times New Roman"/>
          <w:szCs w:val="24"/>
        </w:rPr>
        <w:t xml:space="preserve">Defragmentation </w:t>
      </w:r>
      <w:r w:rsidRPr="009B5FDC">
        <w:rPr>
          <w:rFonts w:ascii="Times New Roman" w:hAnsi="Times New Roman"/>
          <w:szCs w:val="24"/>
        </w:rPr>
        <w:fldChar w:fldCharType="end"/>
      </w:r>
      <w:r w:rsidRPr="009B5FDC">
        <w:rPr>
          <w:rFonts w:ascii="Times New Roman" w:hAnsi="Times New Roman"/>
          <w:szCs w:val="24"/>
        </w:rPr>
        <w:t xml:space="preserve">). Once the fragmentation patterns of reactants and expected products are recorded and the zeroth moment </w:t>
      </w:r>
      <w:r w:rsidRPr="009B5FDC">
        <w:rPr>
          <w:rFonts w:ascii="Times New Roman" w:hAnsi="Times New Roman"/>
          <w:szCs w:val="24"/>
        </w:rPr>
        <w:lastRenderedPageBreak/>
        <w:t xml:space="preserve">is calculated for each individual fragment, a fragmentation matrix is constructed. In the case of TAP, the zeroth moment </w:t>
      </w:r>
      <w:r w:rsidR="006E74E0">
        <w:rPr>
          <w:rFonts w:ascii="Times New Roman" w:hAnsi="Times New Roman"/>
          <w:szCs w:val="24"/>
        </w:rPr>
        <w:t>is</w:t>
      </w:r>
      <w:r w:rsidRPr="009B5FDC">
        <w:rPr>
          <w:rFonts w:ascii="Times New Roman" w:hAnsi="Times New Roman"/>
          <w:szCs w:val="24"/>
        </w:rPr>
        <w:t xml:space="preserve"> the integral of the mass spectrometer signal over the time range of a pulse. This quantity can be calculated for any transient analysis using MS. </w:t>
      </w:r>
      <w:r w:rsidRPr="009B5FDC">
        <w:rPr>
          <w:rFonts w:ascii="Times New Roman" w:hAnsi="Times New Roman"/>
          <w:szCs w:val="24"/>
        </w:rPr>
        <w:fldChar w:fldCharType="begin"/>
      </w:r>
      <w:r w:rsidR="00D9272B">
        <w:rPr>
          <w:rFonts w:ascii="Times New Roman" w:hAnsi="Times New Roman"/>
          <w:szCs w:val="24"/>
        </w:rPr>
        <w:instrText xml:space="preserve"> ADDIN EN.CITE &lt;EndNote&gt;&lt;Cite&gt;&lt;Author&gt;Knoll&lt;/Author&gt;&lt;Year&gt;2004&lt;/Year&gt;&lt;RecNum&gt;149&lt;/RecNum&gt;&lt;DisplayText&gt;[2]&lt;/DisplayText&gt;&lt;record&gt;&lt;rec-number&gt;149&lt;/rec-number&gt;&lt;foreign-keys&gt;&lt;key app="EN" db-id="0d09rferlepw9gedr25v9fxysreetvzvsfza" timestamp="1741031876"&gt;149&lt;/key&gt;&lt;/foreign-keys&gt;&lt;ref-type name="Journal Article"&gt;17&lt;/ref-type&gt;&lt;contributors&gt;&lt;authors&gt;&lt;author&gt;Knoll, Dana A&lt;/author&gt;&lt;author&gt;Keyes, David E&lt;/author&gt;&lt;/authors&gt;&lt;/contributors&gt;&lt;titles&gt;&lt;title&gt;Jacobian-free Newton–Krylov methods: a survey of approaches and applications&lt;/title&gt;&lt;secondary-title&gt;Journal of Computational Physics&lt;/secondary-title&gt;&lt;/titles&gt;&lt;periodical&gt;&lt;full-title&gt;Journal of Computational Physics&lt;/full-title&gt;&lt;/periodical&gt;&lt;pages&gt;357-397&lt;/pages&gt;&lt;volume&gt;193&lt;/volume&gt;&lt;number&gt;2&lt;/number&gt;&lt;dates&gt;&lt;year&gt;2004&lt;/year&gt;&lt;/dates&gt;&lt;isbn&gt;0021-9991&lt;/isbn&gt;&lt;urls&gt;&lt;/urls&gt;&lt;/record&gt;&lt;/Cite&gt;&lt;/EndNote&gt;</w:instrText>
      </w:r>
      <w:r w:rsidRPr="009B5FDC">
        <w:rPr>
          <w:rFonts w:ascii="Times New Roman" w:hAnsi="Times New Roman"/>
          <w:szCs w:val="24"/>
        </w:rPr>
        <w:fldChar w:fldCharType="separate"/>
      </w:r>
      <w:r w:rsidR="00D9272B">
        <w:rPr>
          <w:rFonts w:ascii="Times New Roman" w:hAnsi="Times New Roman"/>
          <w:noProof/>
          <w:szCs w:val="24"/>
        </w:rPr>
        <w:t>[2]</w:t>
      </w:r>
      <w:r w:rsidRPr="009B5FDC">
        <w:rPr>
          <w:rFonts w:ascii="Times New Roman" w:hAnsi="Times New Roman"/>
          <w:szCs w:val="24"/>
        </w:rPr>
        <w:fldChar w:fldCharType="end"/>
      </w:r>
      <w:r w:rsidRPr="009B5FDC">
        <w:rPr>
          <w:rFonts w:ascii="Times New Roman" w:hAnsi="Times New Roman"/>
          <w:szCs w:val="24"/>
        </w:rPr>
        <w:t xml:space="preserve"> This matrix is therefore a constant fingerprint (based on the zeroth moments) of what the known fragmentation patterns are for the various gases that could be generated (or pulsed in) during a specific chemical reaction. In the case of TAP, these moment values describe each specific gases behavior over the time it takes to record a pulse response, specific to each observed fragment. We note that the defragmentation calibration data needs to be collected around the same time, and under the same reaction conditions, as the target reaction</w:t>
      </w:r>
      <w:r w:rsidR="008B7F1B">
        <w:rPr>
          <w:rFonts w:ascii="Times New Roman" w:hAnsi="Times New Roman"/>
          <w:szCs w:val="24"/>
        </w:rPr>
        <w:t>.</w:t>
      </w:r>
    </w:p>
    <w:p w14:paraId="2DC6521E" w14:textId="7D7D7327" w:rsidR="00B9456E" w:rsidRPr="009B5FDC" w:rsidRDefault="00B9456E" w:rsidP="009B5FDC">
      <w:pPr>
        <w:pStyle w:val="TAMainText"/>
        <w:rPr>
          <w:rFonts w:ascii="Times New Roman" w:hAnsi="Times New Roman"/>
          <w:szCs w:val="24"/>
        </w:rPr>
      </w:pPr>
      <w:r w:rsidRPr="009B5FDC">
        <w:rPr>
          <w:rFonts w:ascii="Times New Roman" w:hAnsi="Times New Roman"/>
          <w:szCs w:val="24"/>
        </w:rPr>
        <w:t xml:space="preserve">The reason for the construction of this “fragmentation matrix” is the deconvolution of reaction, experimental data, where there are overlapping ion readings in the MS. This deconvolution can be done by considering calibrations and an experimental data set with the Ax=b linear algebraic form. In this case, (A) is the constant fragmentation matrix with known patterns from calibrations. Let (m) be the number of species and (n) be the total number of m/zs tracked. Then, A is an (m) by (n) matrix and (x) is a vector length </w:t>
      </w:r>
      <w:commentRangeStart w:id="2"/>
      <w:r w:rsidRPr="009B5FDC">
        <w:rPr>
          <w:rFonts w:ascii="Times New Roman" w:hAnsi="Times New Roman"/>
          <w:szCs w:val="24"/>
        </w:rPr>
        <w:t xml:space="preserve">(m), </w:t>
      </w:r>
      <w:commentRangeEnd w:id="2"/>
      <w:r w:rsidRPr="009B5FDC">
        <w:rPr>
          <w:rStyle w:val="CommentReference"/>
          <w:rFonts w:ascii="Times New Roman" w:eastAsiaTheme="minorHAnsi" w:hAnsi="Times New Roman"/>
          <w:kern w:val="2"/>
          <w:sz w:val="24"/>
          <w:szCs w:val="24"/>
          <w14:ligatures w14:val="standardContextual"/>
        </w:rPr>
        <w:commentReference w:id="2"/>
      </w:r>
      <w:r w:rsidRPr="009B5FDC">
        <w:rPr>
          <w:rFonts w:ascii="Times New Roman" w:hAnsi="Times New Roman"/>
          <w:szCs w:val="24"/>
        </w:rPr>
        <w:t xml:space="preserve">and (b) is a vector length (n). In other words, ( b ) is the raw (fragmented) data we collect with the MS during the experiment, and (x) is the gas concentration. To solve this equation, we apply non-negative least squares regression (NNLS). NNLS is useful here and commonly employed when only positive values are realistic for the experiment at hand. </w:t>
      </w:r>
      <w:r w:rsidRPr="009B5FDC">
        <w:rPr>
          <w:rFonts w:ascii="Times New Roman" w:hAnsi="Times New Roman"/>
          <w:szCs w:val="24"/>
        </w:rPr>
        <w:fldChar w:fldCharType="begin"/>
      </w:r>
      <w:r w:rsidR="00D9272B">
        <w:rPr>
          <w:rFonts w:ascii="Times New Roman" w:hAnsi="Times New Roman"/>
          <w:szCs w:val="24"/>
        </w:rPr>
        <w:instrText xml:space="preserve"> ADDIN EN.CITE &lt;EndNote&gt;&lt;Cite&gt;&lt;Author&gt;Chen&lt;/Author&gt;&lt;Year&gt;2010&lt;/Year&gt;&lt;RecNum&gt;108&lt;/RecNum&gt;&lt;DisplayText&gt;[3]&lt;/DisplayText&gt;&lt;record&gt;&lt;rec-number&gt;108&lt;/rec-number&gt;&lt;foreign-keys&gt;&lt;key app="EN" db-id="0d09rferlepw9gedr25v9fxysreetvzvsfza" timestamp="1728999683"&gt;108&lt;/key&gt;&lt;/foreign-keys&gt;&lt;ref-type name="Book Section"&gt;5&lt;/ref-type&gt;&lt;contributors&gt;&lt;authors&gt;&lt;author&gt;Chen, Donghui&lt;/author&gt;&lt;author&gt;Plemmons, Robert J&lt;/author&gt;&lt;/authors&gt;&lt;/contributors&gt;&lt;titles&gt;&lt;title&gt;Nonnegativity constraints in numerical analysis&lt;/title&gt;&lt;secondary-title&gt;The birth of numerical analysis&lt;/secondary-title&gt;&lt;/titles&gt;&lt;pages&gt;109-139&lt;/pages&gt;&lt;dates&gt;&lt;year&gt;2010&lt;/year&gt;&lt;/dates&gt;&lt;publisher&gt;World Scientific&lt;/publisher&gt;&lt;urls&gt;&lt;/urls&gt;&lt;/record&gt;&lt;/Cite&gt;&lt;/EndNote&gt;</w:instrText>
      </w:r>
      <w:r w:rsidRPr="009B5FDC">
        <w:rPr>
          <w:rFonts w:ascii="Times New Roman" w:hAnsi="Times New Roman"/>
          <w:szCs w:val="24"/>
        </w:rPr>
        <w:fldChar w:fldCharType="separate"/>
      </w:r>
      <w:r w:rsidR="00D9272B">
        <w:rPr>
          <w:rFonts w:ascii="Times New Roman" w:hAnsi="Times New Roman"/>
          <w:noProof/>
          <w:szCs w:val="24"/>
        </w:rPr>
        <w:t>[3]</w:t>
      </w:r>
      <w:r w:rsidRPr="009B5FDC">
        <w:rPr>
          <w:rFonts w:ascii="Times New Roman" w:hAnsi="Times New Roman"/>
          <w:szCs w:val="24"/>
        </w:rPr>
        <w:fldChar w:fldCharType="end"/>
      </w:r>
      <w:r w:rsidRPr="009B5FDC">
        <w:rPr>
          <w:rFonts w:ascii="Times New Roman" w:hAnsi="Times New Roman"/>
          <w:szCs w:val="24"/>
        </w:rPr>
        <w:t xml:space="preserve"> Equation (1) displays proper formatting when utilizing NNLS. </w:t>
      </w:r>
    </w:p>
    <w:p w14:paraId="2C4908E4" w14:textId="77777777" w:rsidR="00B9456E" w:rsidRPr="009B5FDC" w:rsidRDefault="00B9456E" w:rsidP="009B5FDC">
      <w:pPr>
        <w:spacing w:line="480" w:lineRule="auto"/>
        <w:rPr>
          <w:rFonts w:ascii="Times New Roman" w:hAnsi="Times New Roman" w:cs="Times New Roman"/>
        </w:rPr>
      </w:pP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 xml:space="preserve">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NNLS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9B5FDC">
        <w:rPr>
          <w:rFonts w:ascii="Times New Roman" w:eastAsiaTheme="minorEastAsia" w:hAnsi="Times New Roman" w:cs="Times New Roman"/>
        </w:rPr>
        <w:tab/>
      </w:r>
      <w:r w:rsidRPr="009B5FDC">
        <w:rPr>
          <w:rFonts w:ascii="Times New Roman" w:eastAsiaTheme="minorEastAsia" w:hAnsi="Times New Roman" w:cs="Times New Roman"/>
        </w:rPr>
        <w:tab/>
      </w:r>
      <w:r w:rsidRPr="009B5FDC">
        <w:rPr>
          <w:rFonts w:ascii="Times New Roman" w:eastAsiaTheme="minorEastAsia" w:hAnsi="Times New Roman" w:cs="Times New Roman"/>
        </w:rPr>
        <w:tab/>
      </w:r>
      <w:r w:rsidRPr="009B5FDC">
        <w:rPr>
          <w:rFonts w:ascii="Times New Roman" w:eastAsiaTheme="minorEastAsia" w:hAnsi="Times New Roman" w:cs="Times New Roman"/>
        </w:rPr>
        <w:tab/>
      </w:r>
      <w:r w:rsidRPr="009B5FDC">
        <w:rPr>
          <w:rFonts w:ascii="Times New Roman" w:eastAsiaTheme="minorEastAsia" w:hAnsi="Times New Roman" w:cs="Times New Roman"/>
        </w:rPr>
        <w:tab/>
      </w:r>
      <w:r w:rsidRPr="009B5FDC">
        <w:rPr>
          <w:rFonts w:ascii="Times New Roman" w:eastAsiaTheme="minorEastAsia" w:hAnsi="Times New Roman" w:cs="Times New Roman"/>
        </w:rPr>
        <w:tab/>
      </w:r>
      <w:r w:rsidRPr="009B5FDC">
        <w:rPr>
          <w:rFonts w:ascii="Times New Roman" w:eastAsiaTheme="minorEastAsia" w:hAnsi="Times New Roman" w:cs="Times New Roman"/>
        </w:rPr>
        <w:tab/>
      </w:r>
      <w:r w:rsidRPr="009B5FDC">
        <w:rPr>
          <w:rFonts w:ascii="Times New Roman" w:eastAsiaTheme="minorEastAsia" w:hAnsi="Times New Roman" w:cs="Times New Roman"/>
        </w:rPr>
        <w:tab/>
      </w:r>
      <w:r w:rsidRPr="009B5FDC">
        <w:rPr>
          <w:rFonts w:ascii="Times New Roman" w:eastAsiaTheme="minorEastAsia" w:hAnsi="Times New Roman" w:cs="Times New Roman"/>
        </w:rPr>
        <w:tab/>
        <w:t>(1)</w:t>
      </w:r>
    </w:p>
    <w:p w14:paraId="71ECCBAB" w14:textId="374968E6" w:rsidR="00B9456E" w:rsidRPr="009B5FDC" w:rsidRDefault="00B9456E" w:rsidP="009B5FDC">
      <w:pPr>
        <w:pStyle w:val="TAMainText"/>
        <w:rPr>
          <w:rFonts w:ascii="Times New Roman" w:hAnsi="Times New Roman"/>
          <w:szCs w:val="24"/>
        </w:rPr>
      </w:pPr>
      <w:r w:rsidRPr="009B5FDC">
        <w:rPr>
          <w:rFonts w:ascii="Times New Roman" w:hAnsi="Times New Roman"/>
          <w:szCs w:val="24"/>
        </w:rPr>
        <w:t xml:space="preserve">Detailed justification of NNLS as the choice tool along with simplistic examples of executing these procedures with simple data sets are given </w:t>
      </w:r>
      <w:r w:rsidR="00B2249B" w:rsidRPr="009B5FDC">
        <w:rPr>
          <w:rFonts w:ascii="Times New Roman" w:hAnsi="Times New Roman"/>
          <w:szCs w:val="24"/>
        </w:rPr>
        <w:t>below</w:t>
      </w:r>
      <w:r w:rsidRPr="009B5FDC">
        <w:rPr>
          <w:rFonts w:ascii="Times New Roman" w:hAnsi="Times New Roman"/>
          <w:szCs w:val="24"/>
        </w:rPr>
        <w:t xml:space="preserve"> (</w:t>
      </w:r>
      <w:r w:rsidRPr="009B5FDC">
        <w:rPr>
          <w:rFonts w:ascii="Times New Roman" w:hAnsi="Times New Roman"/>
          <w:szCs w:val="24"/>
          <w:highlight w:val="yellow"/>
        </w:rPr>
        <w:fldChar w:fldCharType="begin"/>
      </w:r>
      <w:r w:rsidRPr="009B5FDC">
        <w:rPr>
          <w:rFonts w:ascii="Times New Roman" w:hAnsi="Times New Roman"/>
          <w:szCs w:val="24"/>
        </w:rPr>
        <w:instrText xml:space="preserve"> REF NNLS \h </w:instrText>
      </w:r>
      <w:r w:rsidRPr="009B5FDC">
        <w:rPr>
          <w:rFonts w:ascii="Times New Roman" w:hAnsi="Times New Roman"/>
          <w:szCs w:val="24"/>
          <w:highlight w:val="yellow"/>
        </w:rPr>
        <w:instrText xml:space="preserve"> \* MERGEFORMAT </w:instrText>
      </w:r>
      <w:r w:rsidRPr="009B5FDC">
        <w:rPr>
          <w:rFonts w:ascii="Times New Roman" w:hAnsi="Times New Roman"/>
          <w:szCs w:val="24"/>
          <w:highlight w:val="yellow"/>
        </w:rPr>
      </w:r>
      <w:r w:rsidRPr="009B5FDC">
        <w:rPr>
          <w:rFonts w:ascii="Times New Roman" w:hAnsi="Times New Roman"/>
          <w:szCs w:val="24"/>
          <w:highlight w:val="yellow"/>
        </w:rPr>
        <w:fldChar w:fldCharType="separate"/>
      </w:r>
      <w:r w:rsidRPr="009B5FDC">
        <w:rPr>
          <w:rFonts w:ascii="Times New Roman" w:hAnsi="Times New Roman"/>
          <w:szCs w:val="24"/>
        </w:rPr>
        <w:t>NNLS execution</w:t>
      </w:r>
      <w:r w:rsidRPr="009B5FDC">
        <w:rPr>
          <w:rFonts w:ascii="Times New Roman" w:hAnsi="Times New Roman"/>
          <w:szCs w:val="24"/>
          <w:highlight w:val="yellow"/>
        </w:rPr>
        <w:fldChar w:fldCharType="end"/>
      </w:r>
      <w:r w:rsidRPr="009B5FDC">
        <w:rPr>
          <w:rFonts w:ascii="Times New Roman" w:hAnsi="Times New Roman"/>
          <w:szCs w:val="24"/>
        </w:rPr>
        <w:t>).</w:t>
      </w:r>
    </w:p>
    <w:p w14:paraId="64BAA37E" w14:textId="77777777" w:rsidR="00CE590E" w:rsidRPr="009B5FDC" w:rsidRDefault="00CE590E" w:rsidP="009B5FDC">
      <w:pPr>
        <w:spacing w:line="480" w:lineRule="auto"/>
        <w:jc w:val="both"/>
        <w:rPr>
          <w:rFonts w:ascii="Times New Roman" w:hAnsi="Times New Roman" w:cs="Times New Roman"/>
        </w:rPr>
      </w:pPr>
      <w:bookmarkStart w:id="3" w:name="matrix_construct"/>
      <w:bookmarkEnd w:id="1"/>
      <w:r w:rsidRPr="009B5FDC">
        <w:rPr>
          <w:rFonts w:ascii="Times New Roman" w:hAnsi="Times New Roman" w:cs="Times New Roman"/>
          <w:b/>
          <w:bCs/>
        </w:rPr>
        <w:lastRenderedPageBreak/>
        <w:t xml:space="preserve">Matrix </w:t>
      </w:r>
      <w:bookmarkEnd w:id="3"/>
      <w:r w:rsidRPr="009B5FDC">
        <w:rPr>
          <w:rFonts w:ascii="Times New Roman" w:hAnsi="Times New Roman" w:cs="Times New Roman"/>
          <w:b/>
          <w:bCs/>
        </w:rPr>
        <w:t xml:space="preserve">construction: </w:t>
      </w:r>
      <w:r w:rsidRPr="009B5FDC">
        <w:rPr>
          <w:rFonts w:ascii="Times New Roman" w:hAnsi="Times New Roman" w:cs="Times New Roman"/>
        </w:rPr>
        <w:t xml:space="preserve">When calculating the values that make up the matrix, ensure the pulse response data are gain corrected, background subtracted, and that the data starts at the time when the pulse valve fires (for example, 0.1 s). Note, the background subtraction method should be consistent per amu/species from calibrations to experiments. </w:t>
      </w:r>
    </w:p>
    <w:p w14:paraId="671EF8D4" w14:textId="6CAB8375" w:rsidR="00CE590E" w:rsidRPr="009B5FDC" w:rsidRDefault="00CE590E" w:rsidP="009B5FDC">
      <w:pPr>
        <w:spacing w:line="480" w:lineRule="auto"/>
        <w:jc w:val="both"/>
        <w:rPr>
          <w:rFonts w:ascii="Times New Roman" w:hAnsi="Times New Roman" w:cs="Times New Roman"/>
        </w:rPr>
      </w:pPr>
      <w:r w:rsidRPr="009B5FDC">
        <w:rPr>
          <w:rFonts w:ascii="Times New Roman" w:hAnsi="Times New Roman" w:cs="Times New Roman"/>
        </w:rPr>
        <w:t xml:space="preserve">The matrix rows represent the fragments from the gas species you wish to track during the experiment. The columns are the observed fragments during defragmentation calibration of gas delivery over an inert reactor for each specific gas. The data in each column is therefore the zeroth moment for each fragment ion detected for each gas pulsed during calibrations. Now the moments are tabulated in your matrix, normalize the moment values by that of the inert, such that inert moments equal unity. Details on how to calculate zeroth moments are displayed in equations in </w:t>
      </w:r>
      <w:r w:rsidR="001E50F4" w:rsidRPr="009B5FDC">
        <w:rPr>
          <w:rFonts w:ascii="Times New Roman" w:hAnsi="Times New Roman" w:cs="Times New Roman"/>
        </w:rPr>
        <w:fldChar w:fldCharType="begin"/>
      </w:r>
      <w:r w:rsidR="001E50F4" w:rsidRPr="009B5FDC">
        <w:rPr>
          <w:rFonts w:ascii="Times New Roman" w:hAnsi="Times New Roman" w:cs="Times New Roman"/>
        </w:rPr>
        <w:instrText xml:space="preserve"> REF _Ref198117727 \h </w:instrText>
      </w:r>
      <w:r w:rsidR="005335A0" w:rsidRPr="009B5FDC">
        <w:rPr>
          <w:rFonts w:ascii="Times New Roman" w:hAnsi="Times New Roman" w:cs="Times New Roman"/>
        </w:rPr>
        <w:instrText xml:space="preserve"> \* MERGEFORMAT </w:instrText>
      </w:r>
      <w:r w:rsidR="001E50F4" w:rsidRPr="009B5FDC">
        <w:rPr>
          <w:rFonts w:ascii="Times New Roman" w:hAnsi="Times New Roman" w:cs="Times New Roman"/>
        </w:rPr>
      </w:r>
      <w:r w:rsidR="001E50F4" w:rsidRPr="009B5FDC">
        <w:rPr>
          <w:rFonts w:ascii="Times New Roman" w:hAnsi="Times New Roman" w:cs="Times New Roman"/>
        </w:rPr>
        <w:fldChar w:fldCharType="separate"/>
      </w:r>
      <w:r w:rsidR="001E50F4" w:rsidRPr="009B5FDC">
        <w:rPr>
          <w:rFonts w:ascii="Times New Roman" w:hAnsi="Times New Roman" w:cs="Times New Roman"/>
        </w:rPr>
        <w:t xml:space="preserve">Figure S </w:t>
      </w:r>
      <w:r w:rsidR="00BE7F23">
        <w:rPr>
          <w:rFonts w:ascii="Times New Roman" w:hAnsi="Times New Roman" w:cs="Times New Roman"/>
          <w:noProof/>
        </w:rPr>
        <w:t>1</w:t>
      </w:r>
      <w:r w:rsidR="001E50F4" w:rsidRPr="009B5FDC">
        <w:rPr>
          <w:rFonts w:ascii="Times New Roman" w:hAnsi="Times New Roman" w:cs="Times New Roman"/>
        </w:rPr>
        <w:fldChar w:fldCharType="end"/>
      </w:r>
      <w:r w:rsidRPr="009B5FDC">
        <w:rPr>
          <w:rFonts w:ascii="Times New Roman" w:hAnsi="Times New Roman" w:cs="Times New Roman"/>
        </w:rPr>
        <w:t>. This step is required such that MS signals [V] can be converted to appropriate units (e.g. [</w:t>
      </w:r>
      <w:r w:rsidR="00DF4BCE">
        <w:rPr>
          <w:rFonts w:ascii="Times New Roman" w:hAnsi="Times New Roman" w:cs="Times New Roman"/>
        </w:rPr>
        <w:t>nmol</w:t>
      </w:r>
      <w:r w:rsidRPr="009B5FDC">
        <w:rPr>
          <w:rFonts w:ascii="Times New Roman" w:hAnsi="Times New Roman" w:cs="Times New Roman"/>
        </w:rPr>
        <w:t>/g</w:t>
      </w:r>
      <w:r w:rsidRPr="009B5FDC">
        <w:rPr>
          <w:rFonts w:ascii="Times New Roman" w:hAnsi="Times New Roman" w:cs="Times New Roman"/>
          <w:vertAlign w:val="subscript"/>
        </w:rPr>
        <w:t>cat</w:t>
      </w:r>
      <w:r w:rsidRPr="009B5FDC">
        <w:rPr>
          <w:rFonts w:ascii="Times New Roman" w:hAnsi="Times New Roman" w:cs="Times New Roman"/>
        </w:rPr>
        <w:t xml:space="preserve"> s] in TAP applications) when rates and concentrations are calculated. Examples of such calculations are covered here </w:t>
      </w:r>
      <w:r w:rsidRPr="009B5FDC">
        <w:rPr>
          <w:rFonts w:ascii="Times New Roman" w:hAnsi="Times New Roman" w:cs="Times New Roman"/>
        </w:rPr>
        <w:fldChar w:fldCharType="begin"/>
      </w:r>
      <w:r w:rsidR="00D9272B">
        <w:rPr>
          <w:rFonts w:ascii="Times New Roman" w:hAnsi="Times New Roman" w:cs="Times New Roman"/>
        </w:rPr>
        <w:instrText xml:space="preserve"> ADDIN EN.CITE &lt;EndNote&gt;&lt;Cite&gt;&lt;Author&gt;Kunz&lt;/Author&gt;&lt;Year&gt;2018&lt;/Year&gt;&lt;RecNum&gt;135&lt;/RecNum&gt;&lt;DisplayText&gt;[4]&lt;/DisplayText&gt;&lt;record&gt;&lt;rec-number&gt;135&lt;/rec-number&gt;&lt;foreign-keys&gt;&lt;key app="EN" db-id="0d09rferlepw9gedr25v9fxysreetvzvsfza" timestamp="1737134181"&gt;135&lt;/key&gt;&lt;/foreign-keys&gt;&lt;ref-type name="Journal Article"&gt;17&lt;/ref-type&gt;&lt;contributors&gt;&lt;authors&gt;&lt;author&gt;Kunz, M Ross&lt;/author&gt;&lt;author&gt;Borders, Tammie&lt;/author&gt;&lt;author&gt;Redekop, Evgeniy&lt;/author&gt;&lt;author&gt;Yablonsky, Gregory S&lt;/author&gt;&lt;author&gt;Constales, Denis&lt;/author&gt;&lt;author&gt;Wang, Lucun&lt;/author&gt;&lt;author&gt;Fushimi, Rebecca&lt;/author&gt;&lt;/authors&gt;&lt;/contributors&gt;&lt;titles&gt;&lt;title&gt;Pulse response analysis using the Y-procedure: A data science approach&lt;/title&gt;&lt;secondary-title&gt;Chemical Engineering Science&lt;/secondary-title&gt;&lt;/titles&gt;&lt;periodical&gt;&lt;full-title&gt;Chemical engineering science&lt;/full-title&gt;&lt;/periodical&gt;&lt;pages&gt;46-60&lt;/pages&gt;&lt;volume&gt;192&lt;/volume&gt;&lt;dates&gt;&lt;year&gt;2018&lt;/year&gt;&lt;/dates&gt;&lt;isbn&gt;0009-2509&lt;/isbn&gt;&lt;urls&gt;&lt;/urls&gt;&lt;/record&gt;&lt;/Cite&gt;&lt;/EndNote&gt;</w:instrText>
      </w:r>
      <w:r w:rsidRPr="009B5FDC">
        <w:rPr>
          <w:rFonts w:ascii="Times New Roman" w:hAnsi="Times New Roman" w:cs="Times New Roman"/>
        </w:rPr>
        <w:fldChar w:fldCharType="separate"/>
      </w:r>
      <w:r w:rsidR="00D9272B">
        <w:rPr>
          <w:rFonts w:ascii="Times New Roman" w:hAnsi="Times New Roman" w:cs="Times New Roman"/>
          <w:noProof/>
        </w:rPr>
        <w:t>[4]</w:t>
      </w:r>
      <w:r w:rsidRPr="009B5FDC">
        <w:rPr>
          <w:rFonts w:ascii="Times New Roman" w:hAnsi="Times New Roman" w:cs="Times New Roman"/>
        </w:rPr>
        <w:fldChar w:fldCharType="end"/>
      </w:r>
      <w:r w:rsidRPr="009B5FDC">
        <w:rPr>
          <w:rFonts w:ascii="Times New Roman" w:hAnsi="Times New Roman" w:cs="Times New Roman"/>
        </w:rPr>
        <w:t>. This is a unitless multiplier, so at this point the flux units would remain [V]. During the calculation of rates and concentrations, discussed later in this text, a full conversion is made to [</w:t>
      </w:r>
      <w:r w:rsidR="00DF4BCE">
        <w:rPr>
          <w:rFonts w:ascii="Times New Roman" w:hAnsi="Times New Roman" w:cs="Times New Roman"/>
        </w:rPr>
        <w:t>nmol</w:t>
      </w:r>
      <w:r w:rsidRPr="009B5FDC">
        <w:rPr>
          <w:rFonts w:ascii="Times New Roman" w:hAnsi="Times New Roman" w:cs="Times New Roman"/>
        </w:rPr>
        <w:t>/g</w:t>
      </w:r>
      <w:r w:rsidRPr="009B5FDC">
        <w:rPr>
          <w:rFonts w:ascii="Times New Roman" w:hAnsi="Times New Roman" w:cs="Times New Roman"/>
          <w:vertAlign w:val="subscript"/>
        </w:rPr>
        <w:t>cat</w:t>
      </w:r>
      <w:r w:rsidRPr="009B5FDC">
        <w:rPr>
          <w:rFonts w:ascii="Times New Roman" w:hAnsi="Times New Roman" w:cs="Times New Roman"/>
        </w:rPr>
        <w:t xml:space="preserve"> s] by multiplying the signal by the number of moles in a moment (single pulse). This step can be applied to flux without calculating rates or concentrations to present the flux in units of ([</w:t>
      </w:r>
      <w:r w:rsidR="00DF4BCE">
        <w:rPr>
          <w:rFonts w:ascii="Times New Roman" w:hAnsi="Times New Roman" w:cs="Times New Roman"/>
        </w:rPr>
        <w:t>nmol</w:t>
      </w:r>
      <w:r w:rsidRPr="009B5FDC">
        <w:rPr>
          <w:rFonts w:ascii="Times New Roman" w:hAnsi="Times New Roman" w:cs="Times New Roman"/>
        </w:rPr>
        <w:t>/cm</w:t>
      </w:r>
      <w:r w:rsidRPr="009B5FDC">
        <w:rPr>
          <w:rFonts w:ascii="Times New Roman" w:hAnsi="Times New Roman" w:cs="Times New Roman"/>
          <w:vertAlign w:val="superscript"/>
        </w:rPr>
        <w:t>2</w:t>
      </w:r>
      <w:r w:rsidRPr="009B5FDC">
        <w:rPr>
          <w:rFonts w:ascii="Times New Roman" w:hAnsi="Times New Roman" w:cs="Times New Roman"/>
          <w:vertAlign w:val="subscript"/>
        </w:rPr>
        <w:t>cat</w:t>
      </w:r>
      <w:r w:rsidRPr="009B5FDC">
        <w:rPr>
          <w:rFonts w:ascii="Times New Roman" w:hAnsi="Times New Roman" w:cs="Times New Roman"/>
        </w:rPr>
        <w:t xml:space="preserve"> s] or [</w:t>
      </w:r>
      <w:r w:rsidR="00DF4BCE">
        <w:rPr>
          <w:rFonts w:ascii="Times New Roman" w:hAnsi="Times New Roman" w:cs="Times New Roman"/>
        </w:rPr>
        <w:t>nmol</w:t>
      </w:r>
      <w:r w:rsidRPr="009B5FDC">
        <w:rPr>
          <w:rFonts w:ascii="Times New Roman" w:hAnsi="Times New Roman" w:cs="Times New Roman"/>
        </w:rPr>
        <w:t>/g</w:t>
      </w:r>
      <w:r w:rsidRPr="009B5FDC">
        <w:rPr>
          <w:rFonts w:ascii="Times New Roman" w:hAnsi="Times New Roman" w:cs="Times New Roman"/>
          <w:vertAlign w:val="subscript"/>
        </w:rPr>
        <w:t>cat</w:t>
      </w:r>
      <w:r w:rsidRPr="009B5FDC">
        <w:rPr>
          <w:rFonts w:ascii="Times New Roman" w:hAnsi="Times New Roman" w:cs="Times New Roman"/>
        </w:rPr>
        <w:t xml:space="preserve"> s]) rather than a voltage. Details on how to calibrate and determine the moles per pulse for a unique pulse valve are reported elsewhere </w:t>
      </w:r>
      <w:r w:rsidRPr="009B5FDC">
        <w:rPr>
          <w:rFonts w:ascii="Times New Roman" w:hAnsi="Times New Roman" w:cs="Times New Roman"/>
        </w:rPr>
        <w:fldChar w:fldCharType="begin"/>
      </w:r>
      <w:r w:rsidR="00D9272B">
        <w:rPr>
          <w:rFonts w:ascii="Times New Roman" w:hAnsi="Times New Roman" w:cs="Times New Roman"/>
        </w:rPr>
        <w:instrText xml:space="preserve"> ADDIN EN.CITE &lt;EndNote&gt;&lt;Cite&gt;&lt;Author&gt;Kunz&lt;/Author&gt;&lt;Year&gt;2018&lt;/Year&gt;&lt;RecNum&gt;135&lt;/RecNum&gt;&lt;DisplayText&gt;[4]&lt;/DisplayText&gt;&lt;record&gt;&lt;rec-number&gt;135&lt;/rec-number&gt;&lt;foreign-keys&gt;&lt;key app="EN" db-id="0d09rferlepw9gedr25v9fxysreetvzvsfza" timestamp="1737134181"&gt;135&lt;/key&gt;&lt;/foreign-keys&gt;&lt;ref-type name="Journal Article"&gt;17&lt;/ref-type&gt;&lt;contributors&gt;&lt;authors&gt;&lt;author&gt;Kunz, M Ross&lt;/author&gt;&lt;author&gt;Borders, Tammie&lt;/author&gt;&lt;author&gt;Redekop, Evgeniy&lt;/author&gt;&lt;author&gt;Yablonsky, Gregory S&lt;/author&gt;&lt;author&gt;Constales, Denis&lt;/author&gt;&lt;author&gt;Wang, Lucun&lt;/author&gt;&lt;author&gt;Fushimi, Rebecca&lt;/author&gt;&lt;/authors&gt;&lt;/contributors&gt;&lt;titles&gt;&lt;title&gt;Pulse response analysis using the Y-procedure: A data science approach&lt;/title&gt;&lt;secondary-title&gt;Chemical Engineering Science&lt;/secondary-title&gt;&lt;/titles&gt;&lt;periodical&gt;&lt;full-title&gt;Chemical engineering science&lt;/full-title&gt;&lt;/periodical&gt;&lt;pages&gt;46-60&lt;/pages&gt;&lt;volume&gt;192&lt;/volume&gt;&lt;dates&gt;&lt;year&gt;2018&lt;/year&gt;&lt;/dates&gt;&lt;isbn&gt;0009-2509&lt;/isbn&gt;&lt;urls&gt;&lt;/urls&gt;&lt;/record&gt;&lt;/Cite&gt;&lt;/EndNote&gt;</w:instrText>
      </w:r>
      <w:r w:rsidRPr="009B5FDC">
        <w:rPr>
          <w:rFonts w:ascii="Times New Roman" w:hAnsi="Times New Roman" w:cs="Times New Roman"/>
        </w:rPr>
        <w:fldChar w:fldCharType="separate"/>
      </w:r>
      <w:r w:rsidR="00D9272B">
        <w:rPr>
          <w:rFonts w:ascii="Times New Roman" w:hAnsi="Times New Roman" w:cs="Times New Roman"/>
          <w:noProof/>
        </w:rPr>
        <w:t>[4]</w:t>
      </w:r>
      <w:r w:rsidRPr="009B5FDC">
        <w:rPr>
          <w:rFonts w:ascii="Times New Roman" w:hAnsi="Times New Roman" w:cs="Times New Roman"/>
        </w:rPr>
        <w:fldChar w:fldCharType="end"/>
      </w:r>
      <w:r w:rsidRPr="009B5FDC">
        <w:rPr>
          <w:rFonts w:ascii="Times New Roman" w:hAnsi="Times New Roman" w:cs="Times New Roman"/>
        </w:rPr>
        <w:t xml:space="preserve">.  Following inert normalization, convert all inerts to the inert that will be delivered to the MS during the experiment (i.e. convert Helium moment to Argon moment). The matrix is now ready to be applied to an experimental dataset. </w:t>
      </w:r>
    </w:p>
    <w:p w14:paraId="2A3CD7F9" w14:textId="5B7159CC" w:rsidR="00CE590E" w:rsidRPr="009B5FDC" w:rsidRDefault="00CE590E" w:rsidP="009B5FDC">
      <w:pPr>
        <w:spacing w:line="480" w:lineRule="auto"/>
        <w:jc w:val="both"/>
        <w:rPr>
          <w:rFonts w:ascii="Times New Roman" w:hAnsi="Times New Roman" w:cs="Times New Roman"/>
        </w:rPr>
      </w:pPr>
      <w:r w:rsidRPr="009B5FDC">
        <w:rPr>
          <w:rFonts w:ascii="Times New Roman" w:hAnsi="Times New Roman" w:cs="Times New Roman"/>
        </w:rPr>
        <w:t xml:space="preserve">The details of this calculation/method are highlighted in </w:t>
      </w:r>
      <w:r w:rsidR="001E50F4" w:rsidRPr="009B5FDC">
        <w:rPr>
          <w:rFonts w:ascii="Times New Roman" w:hAnsi="Times New Roman" w:cs="Times New Roman"/>
        </w:rPr>
        <w:fldChar w:fldCharType="begin"/>
      </w:r>
      <w:r w:rsidR="001E50F4" w:rsidRPr="009B5FDC">
        <w:rPr>
          <w:rFonts w:ascii="Times New Roman" w:hAnsi="Times New Roman" w:cs="Times New Roman"/>
        </w:rPr>
        <w:instrText xml:space="preserve"> REF _Ref198117727 \h </w:instrText>
      </w:r>
      <w:r w:rsidR="005335A0" w:rsidRPr="009B5FDC">
        <w:rPr>
          <w:rFonts w:ascii="Times New Roman" w:hAnsi="Times New Roman" w:cs="Times New Roman"/>
        </w:rPr>
        <w:instrText xml:space="preserve"> \* MERGEFORMAT </w:instrText>
      </w:r>
      <w:r w:rsidR="001E50F4" w:rsidRPr="009B5FDC">
        <w:rPr>
          <w:rFonts w:ascii="Times New Roman" w:hAnsi="Times New Roman" w:cs="Times New Roman"/>
        </w:rPr>
      </w:r>
      <w:r w:rsidR="001E50F4" w:rsidRPr="009B5FDC">
        <w:rPr>
          <w:rFonts w:ascii="Times New Roman" w:hAnsi="Times New Roman" w:cs="Times New Roman"/>
        </w:rPr>
        <w:fldChar w:fldCharType="separate"/>
      </w:r>
      <w:r w:rsidR="001E50F4" w:rsidRPr="009B5FDC">
        <w:rPr>
          <w:rFonts w:ascii="Times New Roman" w:hAnsi="Times New Roman" w:cs="Times New Roman"/>
        </w:rPr>
        <w:t xml:space="preserve">Figure S </w:t>
      </w:r>
      <w:r w:rsidR="00BE7F23">
        <w:rPr>
          <w:rFonts w:ascii="Times New Roman" w:hAnsi="Times New Roman" w:cs="Times New Roman"/>
          <w:noProof/>
        </w:rPr>
        <w:t>1</w:t>
      </w:r>
      <w:r w:rsidR="001E50F4" w:rsidRPr="009B5FDC">
        <w:rPr>
          <w:rFonts w:ascii="Times New Roman" w:hAnsi="Times New Roman" w:cs="Times New Roman"/>
        </w:rPr>
        <w:fldChar w:fldCharType="end"/>
      </w:r>
      <w:r w:rsidRPr="009B5FDC">
        <w:rPr>
          <w:rFonts w:ascii="Times New Roman" w:hAnsi="Times New Roman" w:cs="Times New Roman"/>
        </w:rPr>
        <w:t>. The Figure represents the generation of a CO</w:t>
      </w:r>
      <w:r w:rsidRPr="0079060A">
        <w:rPr>
          <w:rFonts w:ascii="Times New Roman" w:hAnsi="Times New Roman" w:cs="Times New Roman"/>
          <w:vertAlign w:val="subscript"/>
        </w:rPr>
        <w:t>2</w:t>
      </w:r>
      <w:r w:rsidRPr="009B5FDC">
        <w:rPr>
          <w:rFonts w:ascii="Times New Roman" w:hAnsi="Times New Roman" w:cs="Times New Roman"/>
        </w:rPr>
        <w:t xml:space="preserve"> column in a fragmentation matrix. The “raw” data is generated by VTAP </w:t>
      </w:r>
      <w:r w:rsidRPr="009B5FDC">
        <w:rPr>
          <w:rFonts w:ascii="Times New Roman" w:hAnsi="Times New Roman" w:cs="Times New Roman"/>
        </w:rPr>
        <w:fldChar w:fldCharType="begin"/>
      </w:r>
      <w:r w:rsidR="00D9272B">
        <w:rPr>
          <w:rFonts w:ascii="Times New Roman" w:hAnsi="Times New Roman" w:cs="Times New Roman"/>
        </w:rPr>
        <w:instrText xml:space="preserve"> ADDIN EN.CITE &lt;EndNote&gt;&lt;Cite&gt;&lt;Author&gt;Wang&lt;/Author&gt;&lt;Year&gt;2025&lt;/Year&gt;&lt;RecNum&gt;162&lt;/RecNum&gt;&lt;DisplayText&gt;[5]&lt;/DisplayText&gt;&lt;record&gt;&lt;rec-number&gt;162&lt;/rec-number&gt;&lt;foreign-keys&gt;&lt;key app="EN" db-id="0d09rferlepw9gedr25v9fxysreetvzvsfza" timestamp="1746221494"&gt;162&lt;/key&gt;&lt;/foreign-keys&gt;&lt;ref-type name="Journal Article"&gt;17&lt;/ref-type&gt;&lt;contributors&gt;&lt;authors&gt;&lt;author&gt;Wang, Shengguang&lt;/author&gt;&lt;author&gt;Chau, Han&lt;/author&gt;&lt;author&gt;Thompson, B Ariana&lt;/author&gt;&lt;author&gt;Kristy, Stephen T&lt;/author&gt;&lt;author&gt;Malizia, Jason P&lt;/author&gt;&lt;author&gt;Maiti, Debtanu&lt;/author&gt;&lt;author&gt;Sarkar, Debasish&lt;/author&gt;&lt;author&gt;Kunz, M Ross&lt;/author&gt;&lt;author&gt;Ranganathan, Rajagopalan Varadarajan&lt;/author&gt;&lt;author&gt;Fushimi, Rebecca&lt;/author&gt;&lt;/authors&gt;&lt;/contributors&gt;&lt;titles&gt;&lt;title&gt;A Simulation Framework for Understanding Transport and Kinetics in Transient Reactor Experiments&lt;/title&gt;&lt;/titles&gt;&lt;dates&gt;&lt;year&gt;2025&lt;/year&gt;&lt;/dates&gt;&lt;urls&gt;&lt;/urls&gt;&lt;/record&gt;&lt;/Cite&gt;&lt;/EndNote&gt;</w:instrText>
      </w:r>
      <w:r w:rsidRPr="009B5FDC">
        <w:rPr>
          <w:rFonts w:ascii="Times New Roman" w:hAnsi="Times New Roman" w:cs="Times New Roman"/>
        </w:rPr>
        <w:fldChar w:fldCharType="separate"/>
      </w:r>
      <w:r w:rsidR="00D9272B">
        <w:rPr>
          <w:rFonts w:ascii="Times New Roman" w:hAnsi="Times New Roman" w:cs="Times New Roman"/>
          <w:noProof/>
        </w:rPr>
        <w:t>[5]</w:t>
      </w:r>
      <w:r w:rsidRPr="009B5FDC">
        <w:rPr>
          <w:rFonts w:ascii="Times New Roman" w:hAnsi="Times New Roman" w:cs="Times New Roman"/>
        </w:rPr>
        <w:fldChar w:fldCharType="end"/>
      </w:r>
      <w:r w:rsidRPr="009B5FDC">
        <w:rPr>
          <w:rFonts w:ascii="Times New Roman" w:hAnsi="Times New Roman" w:cs="Times New Roman"/>
        </w:rPr>
        <w:t xml:space="preserve">. </w:t>
      </w:r>
      <w:r w:rsidRPr="009B5FDC">
        <w:rPr>
          <w:rFonts w:ascii="Times New Roman" w:hAnsi="Times New Roman" w:cs="Times New Roman"/>
        </w:rPr>
        <w:lastRenderedPageBreak/>
        <w:t>VTAP is used to artificially add a fragmentation pattern to CO</w:t>
      </w:r>
      <w:r w:rsidRPr="0079060A">
        <w:rPr>
          <w:rFonts w:ascii="Times New Roman" w:hAnsi="Times New Roman" w:cs="Times New Roman"/>
          <w:vertAlign w:val="subscript"/>
        </w:rPr>
        <w:t>2</w:t>
      </w:r>
      <w:r w:rsidRPr="009B5FDC">
        <w:rPr>
          <w:rFonts w:ascii="Times New Roman" w:hAnsi="Times New Roman" w:cs="Times New Roman"/>
        </w:rPr>
        <w:t xml:space="preserve"> (AMU 28), evaluate the baseline, and adds noise, to more closely resemble a real experiment. Note, this row would be transposed, such that the AMUs (fragments) make up the rows in the final table (as seen in in the main text). </w:t>
      </w:r>
    </w:p>
    <w:p w14:paraId="39F3C78C" w14:textId="77777777" w:rsidR="00F65FC5" w:rsidRPr="009B5FDC" w:rsidRDefault="00CE590E" w:rsidP="009B5FDC">
      <w:pPr>
        <w:keepNext/>
        <w:spacing w:line="480" w:lineRule="auto"/>
        <w:jc w:val="both"/>
        <w:rPr>
          <w:rFonts w:ascii="Times New Roman" w:hAnsi="Times New Roman" w:cs="Times New Roman"/>
        </w:rPr>
      </w:pPr>
      <w:r w:rsidRPr="009B5FDC">
        <w:rPr>
          <w:rFonts w:ascii="Times New Roman" w:hAnsi="Times New Roman" w:cs="Times New Roman"/>
          <w:noProof/>
        </w:rPr>
        <w:drawing>
          <wp:inline distT="0" distB="0" distL="0" distR="0" wp14:anchorId="49F8B2CD" wp14:editId="47DB95EC">
            <wp:extent cx="3107478" cy="5380602"/>
            <wp:effectExtent l="0" t="0" r="0" b="0"/>
            <wp:docPr id="1360717038"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17038" name="Picture 1" descr="Graphical user interface&#10;&#10;AI-generated content may be incorrect."/>
                    <pic:cNvPicPr/>
                  </pic:nvPicPr>
                  <pic:blipFill>
                    <a:blip r:embed="rId12"/>
                    <a:stretch>
                      <a:fillRect/>
                    </a:stretch>
                  </pic:blipFill>
                  <pic:spPr>
                    <a:xfrm>
                      <a:off x="0" y="0"/>
                      <a:ext cx="3109338" cy="5383822"/>
                    </a:xfrm>
                    <a:prstGeom prst="rect">
                      <a:avLst/>
                    </a:prstGeom>
                  </pic:spPr>
                </pic:pic>
              </a:graphicData>
            </a:graphic>
          </wp:inline>
        </w:drawing>
      </w:r>
    </w:p>
    <w:p w14:paraId="7E91A37B" w14:textId="52330668" w:rsidR="00F65FC5" w:rsidRPr="009B5FDC" w:rsidRDefault="00F65FC5" w:rsidP="000D1EBD">
      <w:pPr>
        <w:pStyle w:val="Caption"/>
        <w:jc w:val="both"/>
        <w:rPr>
          <w:rFonts w:ascii="Times New Roman" w:hAnsi="Times New Roman" w:cs="Times New Roman"/>
          <w:sz w:val="24"/>
          <w:szCs w:val="24"/>
        </w:rPr>
      </w:pPr>
      <w:bookmarkStart w:id="4" w:name="_Ref198117727"/>
      <w:r w:rsidRPr="009B5FDC">
        <w:rPr>
          <w:rFonts w:ascii="Times New Roman" w:hAnsi="Times New Roman" w:cs="Times New Roman"/>
          <w:sz w:val="24"/>
          <w:szCs w:val="24"/>
        </w:rPr>
        <w:t xml:space="preserve">Figure S </w:t>
      </w:r>
      <w:bookmarkEnd w:id="4"/>
      <w:r w:rsidR="00BE7F23">
        <w:rPr>
          <w:rFonts w:ascii="Times New Roman" w:hAnsi="Times New Roman" w:cs="Times New Roman"/>
          <w:sz w:val="24"/>
          <w:szCs w:val="24"/>
        </w:rPr>
        <w:t>1</w:t>
      </w:r>
      <w:r w:rsidRPr="009B5FDC">
        <w:rPr>
          <w:rFonts w:ascii="Times New Roman" w:hAnsi="Times New Roman" w:cs="Times New Roman"/>
          <w:sz w:val="24"/>
          <w:szCs w:val="24"/>
        </w:rPr>
        <w:t>– Generation of a single row (column) in a fragmentation matrix. The CO</w:t>
      </w:r>
      <w:r w:rsidRPr="0079060A">
        <w:rPr>
          <w:rFonts w:ascii="Times New Roman" w:hAnsi="Times New Roman" w:cs="Times New Roman"/>
          <w:sz w:val="24"/>
          <w:szCs w:val="24"/>
          <w:vertAlign w:val="subscript"/>
        </w:rPr>
        <w:t>2</w:t>
      </w:r>
      <w:r w:rsidRPr="009B5FDC">
        <w:rPr>
          <w:rFonts w:ascii="Times New Roman" w:hAnsi="Times New Roman" w:cs="Times New Roman"/>
          <w:sz w:val="24"/>
          <w:szCs w:val="24"/>
        </w:rPr>
        <w:t xml:space="preserve"> is utilized, where artificial fragments and noise in the data are added.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w:rPr>
                <w:rFonts w:ascii="Cambria Math" w:hAnsi="Cambria Math" w:cs="Times New Roman"/>
                <w:sz w:val="24"/>
                <w:szCs w:val="24"/>
              </w:rPr>
              <m:t>raw</m:t>
            </m:r>
          </m:sup>
        </m:sSubSup>
        <m:d>
          <m:dPr>
            <m:ctrlPr>
              <w:rPr>
                <w:rFonts w:ascii="Cambria Math" w:hAnsi="Cambria Math" w:cs="Times New Roman"/>
                <w:sz w:val="24"/>
                <w:szCs w:val="24"/>
              </w:rPr>
            </m:ctrlPr>
          </m:dPr>
          <m:e>
            <m:r>
              <w:rPr>
                <w:rFonts w:ascii="Cambria Math" w:hAnsi="Cambria Math" w:cs="Times New Roman"/>
                <w:sz w:val="24"/>
                <w:szCs w:val="24"/>
              </w:rPr>
              <m:t>t</m:t>
            </m:r>
          </m:e>
        </m:d>
      </m:oMath>
      <w:r w:rsidRPr="009B5FDC">
        <w:rPr>
          <w:rFonts w:ascii="Times New Roman" w:hAnsi="Times New Roman" w:cs="Times New Roman"/>
          <w:sz w:val="24"/>
          <w:szCs w:val="24"/>
        </w:rPr>
        <w:t xml:space="preserve">= raw signal (fragments + gas species) for AMU I,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9B5FDC">
        <w:rPr>
          <w:rFonts w:ascii="Times New Roman" w:hAnsi="Times New Roman" w:cs="Times New Roman"/>
          <w:sz w:val="24"/>
          <w:szCs w:val="24"/>
        </w:rPr>
        <w:t xml:space="preserve"> = baseline for AMU , gc = gain, corrected, bc = baseline corrected, g</w:t>
      </w:r>
      <w:r w:rsidRPr="009B5FDC">
        <w:rPr>
          <w:rFonts w:ascii="Times New Roman" w:hAnsi="Times New Roman" w:cs="Times New Roman"/>
          <w:sz w:val="24"/>
          <w:szCs w:val="24"/>
          <w:vertAlign w:val="subscript"/>
        </w:rPr>
        <w:t>i</w:t>
      </w:r>
      <w:r w:rsidRPr="009B5FDC">
        <w:rPr>
          <w:rFonts w:ascii="Times New Roman" w:hAnsi="Times New Roman" w:cs="Times New Roman"/>
          <w:sz w:val="24"/>
          <w:szCs w:val="24"/>
        </w:rPr>
        <w:t xml:space="preserve"> = gain correction factor, S</w:t>
      </w:r>
      <w:r w:rsidRPr="009B5FDC">
        <w:rPr>
          <w:rFonts w:ascii="Times New Roman" w:hAnsi="Times New Roman" w:cs="Times New Roman"/>
          <w:sz w:val="24"/>
          <w:szCs w:val="24"/>
          <w:vertAlign w:val="subscript"/>
        </w:rPr>
        <w:t xml:space="preserve">i </w:t>
      </w:r>
      <w:r w:rsidRPr="009B5FDC">
        <w:rPr>
          <w:rFonts w:ascii="Times New Roman" w:hAnsi="Times New Roman" w:cs="Times New Roman"/>
          <w:sz w:val="24"/>
          <w:szCs w:val="24"/>
        </w:rPr>
        <w:t>= gain/baseline corrected MS signal, M</w:t>
      </w:r>
      <w:r w:rsidRPr="009B5FDC">
        <w:rPr>
          <w:rFonts w:ascii="Times New Roman" w:hAnsi="Times New Roman" w:cs="Times New Roman"/>
          <w:sz w:val="24"/>
          <w:szCs w:val="24"/>
          <w:vertAlign w:val="subscript"/>
        </w:rPr>
        <w:t>i</w:t>
      </w:r>
      <w:r w:rsidRPr="009B5FDC">
        <w:rPr>
          <w:rFonts w:ascii="Times New Roman" w:hAnsi="Times New Roman" w:cs="Times New Roman"/>
          <w:sz w:val="24"/>
          <w:szCs w:val="24"/>
        </w:rPr>
        <w:t xml:space="preserve"> = zeroth moment (fragments + gas species) of AMU I, t = time. </w:t>
      </w:r>
    </w:p>
    <w:p w14:paraId="4C0E6D88" w14:textId="52C13D3C" w:rsidR="00CE590E" w:rsidRPr="009B5FDC" w:rsidRDefault="00CE590E" w:rsidP="009B5FDC">
      <w:pPr>
        <w:spacing w:line="480" w:lineRule="auto"/>
        <w:jc w:val="both"/>
        <w:rPr>
          <w:rFonts w:ascii="Times New Roman" w:hAnsi="Times New Roman" w:cs="Times New Roman"/>
        </w:rPr>
      </w:pPr>
      <w:bookmarkStart w:id="5" w:name="NNLS"/>
      <w:r w:rsidRPr="009B5FDC">
        <w:rPr>
          <w:rFonts w:ascii="Times New Roman" w:hAnsi="Times New Roman" w:cs="Times New Roman"/>
          <w:b/>
          <w:bCs/>
        </w:rPr>
        <w:lastRenderedPageBreak/>
        <w:t>NNLS execution</w:t>
      </w:r>
      <w:bookmarkEnd w:id="5"/>
      <w:r w:rsidRPr="009B5FDC">
        <w:rPr>
          <w:rFonts w:ascii="Times New Roman" w:hAnsi="Times New Roman" w:cs="Times New Roman"/>
          <w:b/>
          <w:bCs/>
        </w:rPr>
        <w:t xml:space="preserve">: </w:t>
      </w:r>
      <w:r w:rsidRPr="009B5FDC">
        <w:rPr>
          <w:rFonts w:ascii="Times New Roman" w:hAnsi="Times New Roman" w:cs="Times New Roman"/>
        </w:rPr>
        <w:t>To technically perform the NNLS we must consider that the amount of data generated in TAP experiments is vast. A typical time scale for a single pulse is about 1-6 seconds at a 1000 Hz collection rate. The mass spec</w:t>
      </w:r>
      <w:r w:rsidR="00861E22">
        <w:rPr>
          <w:rFonts w:ascii="Times New Roman" w:hAnsi="Times New Roman" w:cs="Times New Roman"/>
        </w:rPr>
        <w:t>trometer</w:t>
      </w:r>
      <w:r w:rsidRPr="009B5FDC">
        <w:rPr>
          <w:rFonts w:ascii="Times New Roman" w:hAnsi="Times New Roman" w:cs="Times New Roman"/>
        </w:rPr>
        <w:t xml:space="preserve"> therefore generates 6,000+ rows of data for each pulse. Depending on the number of pulses recorded, this can lead to a very large (b) vectors. Therefore, to efficiently apply the NNLS to the dataset and matrix (A), each discrete row in time is individually solved, and the results are reconstructed into the full signal with time. Since the calibration matrix ( A ) is constant and not dependent on time, the relationship between ( A ) and each column of ( b ) is independent of other time points. This means that each time point can be solved as a separate NNLS problem without affecting the others.</w:t>
      </w:r>
      <w:r w:rsidRPr="009B5FDC">
        <w:rPr>
          <w:rFonts w:ascii="Times New Roman" w:hAnsi="Times New Roman" w:cs="Times New Roman"/>
          <w:color w:val="212529"/>
          <w:shd w:val="clear" w:color="auto" w:fill="F8F9FA"/>
        </w:rPr>
        <w:t xml:space="preserve"> </w:t>
      </w:r>
      <w:r w:rsidRPr="009B5FDC">
        <w:rPr>
          <w:rFonts w:ascii="Times New Roman" w:hAnsi="Times New Roman" w:cs="Times New Roman"/>
        </w:rPr>
        <w:t>Even though ( A ) is constructed from moment values of the entire curve, these moment values are properties that capture the gas behavior over the time a flux response is recorded. (A) encodes the relative contributions of each fragment over the entire response period, making it applicable to individual time points. Therefore, the decomposition into individual time points does not alter these intrinsic properties. Each column of ( b ) is still being matched against the same ( A ), ensuring that the moment values are consistently applied to each time point.</w:t>
      </w:r>
      <w:r w:rsidRPr="009B5FDC">
        <w:rPr>
          <w:rFonts w:ascii="Times New Roman" w:hAnsi="Times New Roman" w:cs="Times New Roman"/>
          <w:color w:val="212529"/>
          <w:shd w:val="clear" w:color="auto" w:fill="F8F9FA"/>
        </w:rPr>
        <w:t xml:space="preserve"> </w:t>
      </w:r>
      <w:r w:rsidRPr="009B5FDC">
        <w:rPr>
          <w:rFonts w:ascii="Times New Roman" w:hAnsi="Times New Roman" w:cs="Times New Roman"/>
        </w:rPr>
        <w:t xml:space="preserve">The linear superposition principle in linear algebra states that a linear combination of solutions to a linear system is also a solution. </w:t>
      </w:r>
      <w:r w:rsidRPr="009B5FDC">
        <w:rPr>
          <w:rFonts w:ascii="Times New Roman" w:hAnsi="Times New Roman" w:cs="Times New Roman"/>
        </w:rPr>
        <w:fldChar w:fldCharType="begin"/>
      </w:r>
      <w:r w:rsidR="00D9272B">
        <w:rPr>
          <w:rFonts w:ascii="Times New Roman" w:hAnsi="Times New Roman" w:cs="Times New Roman"/>
        </w:rPr>
        <w:instrText xml:space="preserve"> ADDIN EN.CITE &lt;EndNote&gt;&lt;Cite&gt;&lt;Author&gt;Strang&lt;/Author&gt;&lt;Year&gt;2022&lt;/Year&gt;&lt;RecNum&gt;119&lt;/RecNum&gt;&lt;DisplayText&gt;[6]&lt;/DisplayText&gt;&lt;record&gt;&lt;rec-number&gt;119&lt;/rec-number&gt;&lt;foreign-keys&gt;&lt;key app="EN" db-id="0d09rferlepw9gedr25v9fxysreetvzvsfza" timestamp="1736373468"&gt;119&lt;/key&gt;&lt;/foreign-keys&gt;&lt;ref-type name="Book"&gt;6&lt;/ref-type&gt;&lt;contributors&gt;&lt;authors&gt;&lt;author&gt;Strang, Gilbert&lt;/author&gt;&lt;/authors&gt;&lt;/contributors&gt;&lt;titles&gt;&lt;title&gt;Introduction to linear algebra&lt;/title&gt;&lt;/titles&gt;&lt;dates&gt;&lt;year&gt;2022&lt;/year&gt;&lt;/dates&gt;&lt;publisher&gt;SIAM&lt;/publisher&gt;&lt;isbn&gt;1733146679&lt;/isbn&gt;&lt;urls&gt;&lt;/urls&gt;&lt;/record&gt;&lt;/Cite&gt;&lt;/EndNote&gt;</w:instrText>
      </w:r>
      <w:r w:rsidRPr="009B5FDC">
        <w:rPr>
          <w:rFonts w:ascii="Times New Roman" w:hAnsi="Times New Roman" w:cs="Times New Roman"/>
        </w:rPr>
        <w:fldChar w:fldCharType="separate"/>
      </w:r>
      <w:r w:rsidR="00D9272B">
        <w:rPr>
          <w:rFonts w:ascii="Times New Roman" w:hAnsi="Times New Roman" w:cs="Times New Roman"/>
          <w:noProof/>
        </w:rPr>
        <w:t>[6]</w:t>
      </w:r>
      <w:r w:rsidRPr="009B5FDC">
        <w:rPr>
          <w:rFonts w:ascii="Times New Roman" w:hAnsi="Times New Roman" w:cs="Times New Roman"/>
        </w:rPr>
        <w:fldChar w:fldCharType="end"/>
      </w:r>
      <w:r w:rsidRPr="009B5FDC">
        <w:rPr>
          <w:rFonts w:ascii="Times New Roman" w:hAnsi="Times New Roman" w:cs="Times New Roman"/>
        </w:rPr>
        <w:t xml:space="preserve"> By solving for each time point individually and then concatenating the results, we effectively leverage this principle. The overall solution ( x ) constructed from individual solutions remains valid and consistent with the linear relationship defined by ( A ). Finally, from a computational perspective, solving smaller, independent problems (one column at a time) can be more efficient and manageable than attempting to solve a large, complex system all at once. This approach allows for parallel processing and more straightforward debugging, without compromising the accuracy or integrity of the solution. The noise experienced with TAP pulse responses is white noise, indicating the </w:t>
      </w:r>
      <w:r w:rsidRPr="009B5FDC">
        <w:rPr>
          <w:rFonts w:ascii="Times New Roman" w:hAnsi="Times New Roman" w:cs="Times New Roman"/>
        </w:rPr>
        <w:lastRenderedPageBreak/>
        <w:t xml:space="preserve">frequency of randomness is distributed equally, for both experiments and calibrations. This means the noise contains no patterns, is consistent from calibrations to experiments, and therefore should not violate the linear superposition principle. Note, we described how the moment values of (A) are valid when solving for the signal values of ( x ) from ( b ). These signals are then integrated to acquire defragmented zeroth moments. This means that the moment values of (A) generate the signal values in (x). To explain the validity of this approach, consider that for each time point in the NNLS iteration, every scanned AMU is subjected to the NNLS. For example, during the PDH, each time point solved in NNLS would have ten AMU values. The NNLS can use these ten AMU signals at each time point against the fragmentation matrix to deconvolute each point in time, which is then reconstructed into a full flux response. During PDH reactions, if propane is pulsed and no reaction occurs, the fragmentation pattern (ratio of AMUs collected) at each time point will match the propane row in the fragmentation matrix. For instance, the ratio of AMU 2:29 in the propane row of (A) will match the observed 2:29 ratio when only propane is present in the reactor. However, if a reaction occurs and hydrogen is formed, the AMU 2 ratio will not match the propane fragmentation row, but AMU 29 will not be affected by hydrogen. Therefore, the NNLS will see that the AMU 2:29 ratio does not match, but the propane value remains consistent with (A). This allows the NNLS to determine what fraction of AMU 2 is from propane based on the value at AMU 29, attributing the remainder of AMU 2 to hydrogen. Of course, during the PDH reaction, the ion fragmentation patterns are more complex than this example. </w:t>
      </w:r>
    </w:p>
    <w:p w14:paraId="78E7B230" w14:textId="77777777" w:rsidR="005C029D" w:rsidRPr="009B5FDC" w:rsidRDefault="005C029D" w:rsidP="009B5FDC">
      <w:pPr>
        <w:spacing w:line="480" w:lineRule="auto"/>
        <w:jc w:val="both"/>
        <w:rPr>
          <w:rFonts w:ascii="Times New Roman" w:hAnsi="Times New Roman" w:cs="Times New Roman"/>
        </w:rPr>
      </w:pPr>
    </w:p>
    <w:p w14:paraId="7EE185B1" w14:textId="77777777" w:rsidR="005C029D" w:rsidRPr="009B5FDC" w:rsidRDefault="005C029D" w:rsidP="009B5FDC">
      <w:pPr>
        <w:keepNext/>
        <w:spacing w:line="480" w:lineRule="auto"/>
        <w:jc w:val="both"/>
        <w:rPr>
          <w:rFonts w:ascii="Times New Roman" w:hAnsi="Times New Roman" w:cs="Times New Roman"/>
        </w:rPr>
      </w:pPr>
      <w:r w:rsidRPr="009B5FDC">
        <w:rPr>
          <w:rFonts w:ascii="Times New Roman" w:hAnsi="Times New Roman" w:cs="Times New Roman"/>
          <w:noProof/>
        </w:rPr>
        <w:lastRenderedPageBreak/>
        <w:drawing>
          <wp:inline distT="0" distB="0" distL="0" distR="0" wp14:anchorId="108D5D2D" wp14:editId="36423E0A">
            <wp:extent cx="5943600" cy="2083649"/>
            <wp:effectExtent l="0" t="0" r="0" b="0"/>
            <wp:docPr id="113908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8105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2083649"/>
                    </a:xfrm>
                    <a:prstGeom prst="rect">
                      <a:avLst/>
                    </a:prstGeom>
                  </pic:spPr>
                </pic:pic>
              </a:graphicData>
            </a:graphic>
          </wp:inline>
        </w:drawing>
      </w:r>
    </w:p>
    <w:p w14:paraId="1453F1B3" w14:textId="6B51F8DE" w:rsidR="005C029D" w:rsidRPr="009B5FDC" w:rsidRDefault="005C029D" w:rsidP="000D1EBD">
      <w:pPr>
        <w:pStyle w:val="Caption"/>
        <w:jc w:val="both"/>
        <w:rPr>
          <w:rFonts w:ascii="Times New Roman" w:hAnsi="Times New Roman" w:cs="Times New Roman"/>
          <w:sz w:val="24"/>
          <w:szCs w:val="24"/>
        </w:rPr>
      </w:pPr>
      <w:bookmarkStart w:id="6" w:name="_Ref198119175"/>
      <w:r w:rsidRPr="009B5FDC">
        <w:rPr>
          <w:rFonts w:ascii="Times New Roman" w:hAnsi="Times New Roman" w:cs="Times New Roman"/>
          <w:sz w:val="24"/>
          <w:szCs w:val="24"/>
        </w:rPr>
        <w:t xml:space="preserve">Figure S </w:t>
      </w:r>
      <w:bookmarkEnd w:id="6"/>
      <w:r w:rsidR="00BE7F23">
        <w:rPr>
          <w:rFonts w:ascii="Times New Roman" w:hAnsi="Times New Roman" w:cs="Times New Roman"/>
          <w:sz w:val="24"/>
          <w:szCs w:val="24"/>
        </w:rPr>
        <w:t>2</w:t>
      </w:r>
      <w:r w:rsidRPr="009B5FDC">
        <w:rPr>
          <w:rFonts w:ascii="Times New Roman" w:hAnsi="Times New Roman" w:cs="Times New Roman"/>
          <w:sz w:val="24"/>
          <w:szCs w:val="24"/>
        </w:rPr>
        <w:t xml:space="preserve"> - (A) moment values for the inerts pulsed during propane:argon and propylene:helium pulsing over a quartz packed inert reactor, as a proof of concept for the defragmentation calculation. NOTE – the helium signal in (A) (zeroth moment value) is adjusted. </w:t>
      </w:r>
    </w:p>
    <w:p w14:paraId="785D3558" w14:textId="48B3D775" w:rsidR="00F8203A" w:rsidRPr="009B5FDC" w:rsidRDefault="00F8203A" w:rsidP="009B5FDC">
      <w:pPr>
        <w:spacing w:line="480" w:lineRule="auto"/>
        <w:jc w:val="both"/>
        <w:rPr>
          <w:rFonts w:ascii="Times New Roman" w:hAnsi="Times New Roman" w:cs="Times New Roman"/>
        </w:rPr>
      </w:pPr>
      <w:r w:rsidRPr="009B5FDC">
        <w:rPr>
          <w:rFonts w:ascii="Times New Roman" w:hAnsi="Times New Roman" w:cs="Times New Roman"/>
        </w:rPr>
        <w:fldChar w:fldCharType="begin"/>
      </w:r>
      <w:r w:rsidRPr="009B5FDC">
        <w:rPr>
          <w:rFonts w:ascii="Times New Roman" w:hAnsi="Times New Roman" w:cs="Times New Roman"/>
        </w:rPr>
        <w:instrText xml:space="preserve"> REF _Ref198119925 \h </w:instrText>
      </w:r>
      <w:r w:rsidR="005335A0" w:rsidRPr="009B5FDC">
        <w:rPr>
          <w:rFonts w:ascii="Times New Roman" w:hAnsi="Times New Roman" w:cs="Times New Roman"/>
        </w:rPr>
        <w:instrText xml:space="preserve"> \* MERGEFORMAT </w:instrText>
      </w:r>
      <w:r w:rsidRPr="009B5FDC">
        <w:rPr>
          <w:rFonts w:ascii="Times New Roman" w:hAnsi="Times New Roman" w:cs="Times New Roman"/>
        </w:rPr>
      </w:r>
      <w:r w:rsidRPr="009B5FDC">
        <w:rPr>
          <w:rFonts w:ascii="Times New Roman" w:hAnsi="Times New Roman" w:cs="Times New Roman"/>
        </w:rPr>
        <w:fldChar w:fldCharType="separate"/>
      </w:r>
      <w:r w:rsidRPr="009B5FDC">
        <w:rPr>
          <w:rFonts w:ascii="Times New Roman" w:hAnsi="Times New Roman" w:cs="Times New Roman"/>
        </w:rPr>
        <w:t xml:space="preserve">Figure S </w:t>
      </w:r>
      <w:r w:rsidR="0024762B">
        <w:rPr>
          <w:rFonts w:ascii="Times New Roman" w:hAnsi="Times New Roman" w:cs="Times New Roman"/>
          <w:noProof/>
        </w:rPr>
        <w:t>3</w:t>
      </w:r>
      <w:r w:rsidRPr="009B5FDC">
        <w:rPr>
          <w:rFonts w:ascii="Times New Roman" w:hAnsi="Times New Roman" w:cs="Times New Roman"/>
        </w:rPr>
        <w:fldChar w:fldCharType="end"/>
      </w:r>
      <w:r w:rsidRPr="009B5FDC">
        <w:rPr>
          <w:rFonts w:ascii="Times New Roman" w:hAnsi="Times New Roman" w:cs="Times New Roman"/>
        </w:rPr>
        <w:t xml:space="preserve"> illustrates an example of </w:t>
      </w:r>
      <w:r w:rsidR="00173C15" w:rsidRPr="009B5FDC">
        <w:rPr>
          <w:rFonts w:ascii="Times New Roman" w:hAnsi="Times New Roman" w:cs="Times New Roman"/>
        </w:rPr>
        <w:t>how</w:t>
      </w:r>
      <w:r w:rsidRPr="009B5FDC">
        <w:rPr>
          <w:rFonts w:ascii="Times New Roman" w:hAnsi="Times New Roman" w:cs="Times New Roman"/>
        </w:rPr>
        <w:t xml:space="preserve"> the NNLS defragments the MS signal at </w:t>
      </w:r>
      <w:r w:rsidR="00173C15" w:rsidRPr="009B5FDC">
        <w:rPr>
          <w:rFonts w:ascii="Times New Roman" w:hAnsi="Times New Roman" w:cs="Times New Roman"/>
        </w:rPr>
        <w:t>several</w:t>
      </w:r>
      <w:r w:rsidRPr="009B5FDC">
        <w:rPr>
          <w:rFonts w:ascii="Times New Roman" w:hAnsi="Times New Roman" w:cs="Times New Roman"/>
        </w:rPr>
        <w:t xml:space="preserve"> single point</w:t>
      </w:r>
      <w:r w:rsidR="00173C15" w:rsidRPr="009B5FDC">
        <w:rPr>
          <w:rFonts w:ascii="Times New Roman" w:hAnsi="Times New Roman" w:cs="Times New Roman"/>
        </w:rPr>
        <w:t>s</w:t>
      </w:r>
      <w:r w:rsidRPr="009B5FDC">
        <w:rPr>
          <w:rFonts w:ascii="Times New Roman" w:hAnsi="Times New Roman" w:cs="Times New Roman"/>
        </w:rPr>
        <w:t xml:space="preserve"> in time based on the ten AMU values scanned during the PDH experiment. </w:t>
      </w:r>
      <w:r w:rsidR="00173C15" w:rsidRPr="009B5FDC">
        <w:rPr>
          <w:rFonts w:ascii="Times New Roman" w:hAnsi="Times New Roman" w:cs="Times New Roman"/>
        </w:rPr>
        <w:t>The</w:t>
      </w:r>
      <w:r w:rsidRPr="009B5FDC">
        <w:rPr>
          <w:rFonts w:ascii="Times New Roman" w:hAnsi="Times New Roman" w:cs="Times New Roman"/>
        </w:rPr>
        <w:t xml:space="preserve"> top x-axis and blue data illustrate the ten-point signal based fragmentation pattern at 0.25 seconds during one individual pulse cycle (cycle 3) during this co-pulsing experiment. The orange data and bottom x-axis illustrate what the species signal are at this same point in time following defragmentation. i.e. for a 6 second pulse, 6000+ of these calculation iterations are made to solve the fragmentation matrix problem. </w:t>
      </w:r>
      <w:r w:rsidR="0033183A" w:rsidRPr="009B5FDC">
        <w:rPr>
          <w:rFonts w:ascii="Times New Roman" w:hAnsi="Times New Roman" w:cs="Times New Roman"/>
        </w:rPr>
        <w:fldChar w:fldCharType="begin"/>
      </w:r>
      <w:r w:rsidR="0033183A" w:rsidRPr="009B5FDC">
        <w:rPr>
          <w:rFonts w:ascii="Times New Roman" w:hAnsi="Times New Roman" w:cs="Times New Roman"/>
        </w:rPr>
        <w:instrText xml:space="preserve"> REF _Ref198120014 \h </w:instrText>
      </w:r>
      <w:r w:rsidR="005335A0" w:rsidRPr="009B5FDC">
        <w:rPr>
          <w:rFonts w:ascii="Times New Roman" w:hAnsi="Times New Roman" w:cs="Times New Roman"/>
        </w:rPr>
        <w:instrText xml:space="preserve"> \* MERGEFORMAT </w:instrText>
      </w:r>
      <w:r w:rsidR="0033183A" w:rsidRPr="009B5FDC">
        <w:rPr>
          <w:rFonts w:ascii="Times New Roman" w:hAnsi="Times New Roman" w:cs="Times New Roman"/>
        </w:rPr>
      </w:r>
      <w:r w:rsidR="0033183A" w:rsidRPr="009B5FDC">
        <w:rPr>
          <w:rFonts w:ascii="Times New Roman" w:hAnsi="Times New Roman" w:cs="Times New Roman"/>
        </w:rPr>
        <w:fldChar w:fldCharType="separate"/>
      </w:r>
      <w:r w:rsidR="0033183A" w:rsidRPr="009B5FDC">
        <w:rPr>
          <w:rFonts w:ascii="Times New Roman" w:hAnsi="Times New Roman" w:cs="Times New Roman"/>
        </w:rPr>
        <w:t xml:space="preserve">Figure S </w:t>
      </w:r>
      <w:r w:rsidR="00E72F93">
        <w:rPr>
          <w:rFonts w:ascii="Times New Roman" w:hAnsi="Times New Roman" w:cs="Times New Roman"/>
          <w:noProof/>
        </w:rPr>
        <w:t>4</w:t>
      </w:r>
      <w:r w:rsidR="0033183A" w:rsidRPr="009B5FDC">
        <w:rPr>
          <w:rFonts w:ascii="Times New Roman" w:hAnsi="Times New Roman" w:cs="Times New Roman"/>
        </w:rPr>
        <w:fldChar w:fldCharType="end"/>
      </w:r>
      <w:r w:rsidR="0033183A" w:rsidRPr="009B5FDC">
        <w:rPr>
          <w:rFonts w:ascii="Times New Roman" w:hAnsi="Times New Roman" w:cs="Times New Roman"/>
        </w:rPr>
        <w:t xml:space="preserve"> </w:t>
      </w:r>
      <w:r w:rsidRPr="009B5FDC">
        <w:rPr>
          <w:rFonts w:ascii="Times New Roman" w:hAnsi="Times New Roman" w:cs="Times New Roman"/>
        </w:rPr>
        <w:t xml:space="preserve">illustrates a mapping of the raw signals (matrix (b)) at these six points in time and the resultant defragmented data, clearly illustrating the results of defragmenting these six points in time make up the two flux response curves from propane and propylene. </w:t>
      </w:r>
      <w:r w:rsidR="0033183A" w:rsidRPr="009B5FDC">
        <w:rPr>
          <w:rFonts w:ascii="Times New Roman" w:hAnsi="Times New Roman" w:cs="Times New Roman"/>
        </w:rPr>
        <w:fldChar w:fldCharType="begin"/>
      </w:r>
      <w:r w:rsidR="0033183A" w:rsidRPr="009B5FDC">
        <w:rPr>
          <w:rFonts w:ascii="Times New Roman" w:hAnsi="Times New Roman" w:cs="Times New Roman"/>
        </w:rPr>
        <w:instrText xml:space="preserve"> REF _Ref198120050 \h </w:instrText>
      </w:r>
      <w:r w:rsidR="005335A0" w:rsidRPr="009B5FDC">
        <w:rPr>
          <w:rFonts w:ascii="Times New Roman" w:hAnsi="Times New Roman" w:cs="Times New Roman"/>
        </w:rPr>
        <w:instrText xml:space="preserve"> \* MERGEFORMAT </w:instrText>
      </w:r>
      <w:r w:rsidR="0033183A" w:rsidRPr="009B5FDC">
        <w:rPr>
          <w:rFonts w:ascii="Times New Roman" w:hAnsi="Times New Roman" w:cs="Times New Roman"/>
        </w:rPr>
      </w:r>
      <w:r w:rsidR="0033183A" w:rsidRPr="009B5FDC">
        <w:rPr>
          <w:rFonts w:ascii="Times New Roman" w:hAnsi="Times New Roman" w:cs="Times New Roman"/>
        </w:rPr>
        <w:fldChar w:fldCharType="separate"/>
      </w:r>
      <w:r w:rsidR="0033183A" w:rsidRPr="009B5FDC">
        <w:rPr>
          <w:rFonts w:ascii="Times New Roman" w:hAnsi="Times New Roman" w:cs="Times New Roman"/>
        </w:rPr>
        <w:t xml:space="preserve">Figure S </w:t>
      </w:r>
      <w:r w:rsidR="00E72F93">
        <w:rPr>
          <w:rFonts w:ascii="Times New Roman" w:hAnsi="Times New Roman" w:cs="Times New Roman"/>
          <w:noProof/>
        </w:rPr>
        <w:t>6</w:t>
      </w:r>
      <w:r w:rsidR="0033183A" w:rsidRPr="009B5FDC">
        <w:rPr>
          <w:rFonts w:ascii="Times New Roman" w:hAnsi="Times New Roman" w:cs="Times New Roman"/>
        </w:rPr>
        <w:fldChar w:fldCharType="end"/>
      </w:r>
      <w:r w:rsidR="0033183A" w:rsidRPr="009B5FDC">
        <w:rPr>
          <w:rFonts w:ascii="Times New Roman" w:hAnsi="Times New Roman" w:cs="Times New Roman"/>
        </w:rPr>
        <w:t xml:space="preserve"> </w:t>
      </w:r>
      <w:r w:rsidRPr="009B5FDC">
        <w:rPr>
          <w:rFonts w:ascii="Times New Roman" w:hAnsi="Times New Roman" w:cs="Times New Roman"/>
        </w:rPr>
        <w:t xml:space="preserve">displays a comparison of the propane and propylene co-pulsing experiment flux responses curves (normalized) in comparison to propane and propylene curves from a control experiment where only one gas was pulsed at a time over the quartz packed reactor. The results in this figure indicate the co pulsed curves represent the individually pulsed curves well and serves as a further proof of the retention of flux curve properties following complex defragmentation. </w:t>
      </w:r>
    </w:p>
    <w:p w14:paraId="5EFBAE5E" w14:textId="77777777" w:rsidR="00F8203A" w:rsidRPr="009B5FDC" w:rsidRDefault="00F8203A" w:rsidP="009B5FDC">
      <w:pPr>
        <w:spacing w:line="480" w:lineRule="auto"/>
        <w:jc w:val="both"/>
        <w:rPr>
          <w:rFonts w:ascii="Times New Roman" w:hAnsi="Times New Roman" w:cs="Times New Roman"/>
        </w:rPr>
      </w:pPr>
    </w:p>
    <w:p w14:paraId="36196886" w14:textId="77777777" w:rsidR="005C029D" w:rsidRPr="009B5FDC" w:rsidRDefault="005C029D" w:rsidP="009B5FDC">
      <w:pPr>
        <w:keepNext/>
        <w:spacing w:line="480" w:lineRule="auto"/>
        <w:jc w:val="both"/>
        <w:rPr>
          <w:rFonts w:ascii="Times New Roman" w:hAnsi="Times New Roman" w:cs="Times New Roman"/>
        </w:rPr>
      </w:pPr>
      <w:r w:rsidRPr="009B5FDC">
        <w:rPr>
          <w:rFonts w:ascii="Times New Roman" w:hAnsi="Times New Roman" w:cs="Times New Roman"/>
          <w:noProof/>
        </w:rPr>
        <w:lastRenderedPageBreak/>
        <w:drawing>
          <wp:inline distT="0" distB="0" distL="0" distR="0" wp14:anchorId="13226868" wp14:editId="69C2EA66">
            <wp:extent cx="5943600" cy="3704590"/>
            <wp:effectExtent l="0" t="0" r="0" b="0"/>
            <wp:docPr id="649914526"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4526" name="Picture 1" descr="Chart, bar chart&#10;&#10;AI-generated content may be incorrect."/>
                    <pic:cNvPicPr/>
                  </pic:nvPicPr>
                  <pic:blipFill>
                    <a:blip r:embed="rId14"/>
                    <a:stretch>
                      <a:fillRect/>
                    </a:stretch>
                  </pic:blipFill>
                  <pic:spPr>
                    <a:xfrm>
                      <a:off x="0" y="0"/>
                      <a:ext cx="5943600" cy="3704590"/>
                    </a:xfrm>
                    <a:prstGeom prst="rect">
                      <a:avLst/>
                    </a:prstGeom>
                  </pic:spPr>
                </pic:pic>
              </a:graphicData>
            </a:graphic>
          </wp:inline>
        </w:drawing>
      </w:r>
    </w:p>
    <w:p w14:paraId="27719149" w14:textId="069EC22B" w:rsidR="005C029D" w:rsidRPr="009B5FDC" w:rsidRDefault="005C029D" w:rsidP="000D1EBD">
      <w:pPr>
        <w:pStyle w:val="Caption"/>
        <w:jc w:val="both"/>
        <w:rPr>
          <w:rFonts w:ascii="Times New Roman" w:hAnsi="Times New Roman" w:cs="Times New Roman"/>
          <w:sz w:val="24"/>
          <w:szCs w:val="24"/>
        </w:rPr>
      </w:pPr>
      <w:bookmarkStart w:id="7" w:name="_Ref198119925"/>
      <w:r w:rsidRPr="009B5FDC">
        <w:rPr>
          <w:rFonts w:ascii="Times New Roman" w:hAnsi="Times New Roman" w:cs="Times New Roman"/>
          <w:sz w:val="24"/>
          <w:szCs w:val="24"/>
        </w:rPr>
        <w:t xml:space="preserve">Figure S </w:t>
      </w:r>
      <w:bookmarkEnd w:id="7"/>
      <w:r w:rsidR="00D421AE">
        <w:rPr>
          <w:rFonts w:ascii="Times New Roman" w:hAnsi="Times New Roman" w:cs="Times New Roman"/>
          <w:sz w:val="24"/>
          <w:szCs w:val="24"/>
        </w:rPr>
        <w:t>3</w:t>
      </w:r>
      <w:r w:rsidRPr="009B5FDC">
        <w:rPr>
          <w:rFonts w:ascii="Times New Roman" w:hAnsi="Times New Roman" w:cs="Times New Roman"/>
          <w:sz w:val="24"/>
          <w:szCs w:val="24"/>
        </w:rPr>
        <w:t xml:space="preserve"> - the results of a single defragmentation iteration for the ten AMU species tracked during this experiment, at 0.10,0.13,0.18,0.23,0.35,and 0.45  seconds. Blue data indicates the fragmented raw data pattern at this time, orange indicates defragmented</w:t>
      </w:r>
      <w:r w:rsidR="000D1EBD">
        <w:rPr>
          <w:rFonts w:ascii="Times New Roman" w:hAnsi="Times New Roman" w:cs="Times New Roman"/>
          <w:sz w:val="24"/>
          <w:szCs w:val="24"/>
        </w:rPr>
        <w:t>.</w:t>
      </w:r>
    </w:p>
    <w:p w14:paraId="29BE29AB" w14:textId="77777777" w:rsidR="005C029D" w:rsidRPr="009B5FDC" w:rsidRDefault="005C029D" w:rsidP="009B5FDC">
      <w:pPr>
        <w:keepNext/>
        <w:spacing w:line="480" w:lineRule="auto"/>
        <w:jc w:val="both"/>
        <w:rPr>
          <w:rFonts w:ascii="Times New Roman" w:hAnsi="Times New Roman" w:cs="Times New Roman"/>
        </w:rPr>
      </w:pPr>
      <w:r w:rsidRPr="009B5FDC">
        <w:rPr>
          <w:rFonts w:ascii="Times New Roman" w:hAnsi="Times New Roman" w:cs="Times New Roman"/>
          <w:noProof/>
        </w:rPr>
        <w:drawing>
          <wp:inline distT="0" distB="0" distL="0" distR="0" wp14:anchorId="2C358031" wp14:editId="1B83AF9F">
            <wp:extent cx="5943600" cy="2620010"/>
            <wp:effectExtent l="0" t="0" r="0" b="8890"/>
            <wp:docPr id="1132551132"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51132" name="Picture 1" descr="Chart, scatter chart&#10;&#10;AI-generated content may be incorrect."/>
                    <pic:cNvPicPr/>
                  </pic:nvPicPr>
                  <pic:blipFill>
                    <a:blip r:embed="rId15"/>
                    <a:stretch>
                      <a:fillRect/>
                    </a:stretch>
                  </pic:blipFill>
                  <pic:spPr>
                    <a:xfrm>
                      <a:off x="0" y="0"/>
                      <a:ext cx="5943600" cy="2620010"/>
                    </a:xfrm>
                    <a:prstGeom prst="rect">
                      <a:avLst/>
                    </a:prstGeom>
                  </pic:spPr>
                </pic:pic>
              </a:graphicData>
            </a:graphic>
          </wp:inline>
        </w:drawing>
      </w:r>
    </w:p>
    <w:p w14:paraId="771B96CF" w14:textId="6E46950B" w:rsidR="005C029D" w:rsidRPr="009B5FDC" w:rsidRDefault="005C029D" w:rsidP="00515CF9">
      <w:pPr>
        <w:pStyle w:val="Caption"/>
        <w:jc w:val="both"/>
        <w:rPr>
          <w:rFonts w:ascii="Times New Roman" w:hAnsi="Times New Roman" w:cs="Times New Roman"/>
          <w:sz w:val="24"/>
          <w:szCs w:val="24"/>
        </w:rPr>
      </w:pPr>
      <w:bookmarkStart w:id="8" w:name="_Ref198120014"/>
      <w:r w:rsidRPr="009B5FDC">
        <w:rPr>
          <w:rFonts w:ascii="Times New Roman" w:hAnsi="Times New Roman" w:cs="Times New Roman"/>
          <w:sz w:val="24"/>
          <w:szCs w:val="24"/>
        </w:rPr>
        <w:t xml:space="preserve">Figure S </w:t>
      </w:r>
      <w:bookmarkEnd w:id="8"/>
      <w:r w:rsidR="00D421AE">
        <w:rPr>
          <w:rFonts w:ascii="Times New Roman" w:hAnsi="Times New Roman" w:cs="Times New Roman"/>
          <w:sz w:val="24"/>
          <w:szCs w:val="24"/>
        </w:rPr>
        <w:t>4</w:t>
      </w:r>
      <w:r w:rsidRPr="009B5FDC">
        <w:rPr>
          <w:rFonts w:ascii="Times New Roman" w:hAnsi="Times New Roman" w:cs="Times New Roman"/>
          <w:sz w:val="24"/>
          <w:szCs w:val="24"/>
        </w:rPr>
        <w:t xml:space="preserve"> - Mapping of the raw defragmentation pattern (circle data) over the six time slices shown in Figure S4. The X data displays the defragmented signals for these slices, illustrating the reconstruction of the propane and propylene flux responses on a point by point basis.</w:t>
      </w:r>
    </w:p>
    <w:p w14:paraId="5F404F47" w14:textId="77777777" w:rsidR="005C029D" w:rsidRPr="009B5FDC" w:rsidRDefault="005C029D" w:rsidP="009B5FDC">
      <w:pPr>
        <w:keepNext/>
        <w:spacing w:line="480" w:lineRule="auto"/>
        <w:jc w:val="both"/>
        <w:rPr>
          <w:rFonts w:ascii="Times New Roman" w:hAnsi="Times New Roman" w:cs="Times New Roman"/>
        </w:rPr>
      </w:pPr>
      <w:r w:rsidRPr="009B5FDC">
        <w:rPr>
          <w:rFonts w:ascii="Times New Roman" w:hAnsi="Times New Roman" w:cs="Times New Roman"/>
          <w:noProof/>
        </w:rPr>
        <w:lastRenderedPageBreak/>
        <w:drawing>
          <wp:inline distT="0" distB="0" distL="0" distR="0" wp14:anchorId="25F515BE" wp14:editId="464FEF97">
            <wp:extent cx="4901587" cy="3326984"/>
            <wp:effectExtent l="0" t="0" r="0" b="6985"/>
            <wp:docPr id="17" name="Picture 16" descr="Chart, histogram&#10;&#10;Description automatically generated">
              <a:extLst xmlns:a="http://schemas.openxmlformats.org/drawingml/2006/main">
                <a:ext uri="{FF2B5EF4-FFF2-40B4-BE49-F238E27FC236}">
                  <a16:creationId xmlns:a16="http://schemas.microsoft.com/office/drawing/2014/main" id="{047F5546-0106-BD14-DBDA-0AB66215B1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Chart, histogram&#10;&#10;Description automatically generated">
                      <a:extLst>
                        <a:ext uri="{FF2B5EF4-FFF2-40B4-BE49-F238E27FC236}">
                          <a16:creationId xmlns:a16="http://schemas.microsoft.com/office/drawing/2014/main" id="{047F5546-0106-BD14-DBDA-0AB66215B106}"/>
                        </a:ext>
                      </a:extLst>
                    </pic:cNvPr>
                    <pic:cNvPicPr>
                      <a:picLocks noChangeAspect="1"/>
                    </pic:cNvPicPr>
                  </pic:nvPicPr>
                  <pic:blipFill>
                    <a:blip r:embed="rId16"/>
                    <a:stretch>
                      <a:fillRect/>
                    </a:stretch>
                  </pic:blipFill>
                  <pic:spPr>
                    <a:xfrm>
                      <a:off x="0" y="0"/>
                      <a:ext cx="4901587" cy="3326984"/>
                    </a:xfrm>
                    <a:prstGeom prst="rect">
                      <a:avLst/>
                    </a:prstGeom>
                  </pic:spPr>
                </pic:pic>
              </a:graphicData>
            </a:graphic>
          </wp:inline>
        </w:drawing>
      </w:r>
    </w:p>
    <w:p w14:paraId="50A094AC" w14:textId="78D2BD22" w:rsidR="005C029D" w:rsidRPr="009B5FDC" w:rsidRDefault="005C029D" w:rsidP="00515CF9">
      <w:pPr>
        <w:pStyle w:val="Caption"/>
        <w:jc w:val="both"/>
        <w:rPr>
          <w:rFonts w:ascii="Times New Roman" w:hAnsi="Times New Roman" w:cs="Times New Roman"/>
          <w:sz w:val="24"/>
          <w:szCs w:val="24"/>
        </w:rPr>
      </w:pPr>
      <w:bookmarkStart w:id="9" w:name="_Ref198120050"/>
      <w:r w:rsidRPr="009B5FDC">
        <w:rPr>
          <w:rFonts w:ascii="Times New Roman" w:hAnsi="Times New Roman" w:cs="Times New Roman"/>
          <w:sz w:val="24"/>
          <w:szCs w:val="24"/>
        </w:rPr>
        <w:t xml:space="preserve">Figure S </w:t>
      </w:r>
      <w:bookmarkEnd w:id="9"/>
      <w:r w:rsidR="00D421AE">
        <w:rPr>
          <w:rFonts w:ascii="Times New Roman" w:hAnsi="Times New Roman" w:cs="Times New Roman"/>
          <w:sz w:val="24"/>
          <w:szCs w:val="24"/>
        </w:rPr>
        <w:t>5</w:t>
      </w:r>
      <w:r w:rsidRPr="009B5FDC">
        <w:rPr>
          <w:rFonts w:ascii="Times New Roman" w:hAnsi="Times New Roman" w:cs="Times New Roman"/>
          <w:sz w:val="24"/>
          <w:szCs w:val="24"/>
        </w:rPr>
        <w:t xml:space="preserve"> -  Comparison of defragmented flux patterns from co-pulsing of propane and propylene in tandem over a quartz reactor with individual (control) pulses of propane and propylene (separate experiments) over the same quart packed reactor. Control data (only one species pulsed) is represented by the smooth lines, co pulsing data is represented with dots. </w:t>
      </w:r>
    </w:p>
    <w:p w14:paraId="6CA676E0" w14:textId="273C5E90" w:rsidR="007C0790" w:rsidRPr="009B5FDC" w:rsidRDefault="007C0790" w:rsidP="009B5FDC">
      <w:pPr>
        <w:spacing w:line="480" w:lineRule="auto"/>
        <w:jc w:val="both"/>
        <w:rPr>
          <w:rFonts w:ascii="Times New Roman" w:hAnsi="Times New Roman" w:cs="Times New Roman"/>
          <w:b/>
          <w:bCs/>
        </w:rPr>
      </w:pPr>
      <w:bookmarkStart w:id="10" w:name="calibration_with_time"/>
      <w:r w:rsidRPr="009B5FDC">
        <w:rPr>
          <w:rFonts w:ascii="Times New Roman" w:hAnsi="Times New Roman" w:cs="Times New Roman"/>
          <w:b/>
          <w:bCs/>
        </w:rPr>
        <w:t>Calibration</w:t>
      </w:r>
      <w:r w:rsidR="00E72F93">
        <w:rPr>
          <w:rFonts w:ascii="Times New Roman" w:hAnsi="Times New Roman" w:cs="Times New Roman"/>
          <w:b/>
          <w:bCs/>
        </w:rPr>
        <w:t xml:space="preserve"> Drift</w:t>
      </w:r>
      <w:r w:rsidRPr="009B5FDC">
        <w:rPr>
          <w:rFonts w:ascii="Times New Roman" w:hAnsi="Times New Roman" w:cs="Times New Roman"/>
          <w:b/>
          <w:bCs/>
        </w:rPr>
        <w:t xml:space="preserve"> with </w:t>
      </w:r>
      <w:r w:rsidR="00E72F93">
        <w:rPr>
          <w:rFonts w:ascii="Times New Roman" w:hAnsi="Times New Roman" w:cs="Times New Roman"/>
          <w:b/>
          <w:bCs/>
        </w:rPr>
        <w:t>T</w:t>
      </w:r>
      <w:r w:rsidRPr="009B5FDC">
        <w:rPr>
          <w:rFonts w:ascii="Times New Roman" w:hAnsi="Times New Roman" w:cs="Times New Roman"/>
          <w:b/>
          <w:bCs/>
        </w:rPr>
        <w:t>ime</w:t>
      </w:r>
      <w:r w:rsidR="00E72F93">
        <w:rPr>
          <w:rFonts w:ascii="Times New Roman" w:hAnsi="Times New Roman" w:cs="Times New Roman"/>
          <w:b/>
          <w:bCs/>
        </w:rPr>
        <w:t xml:space="preserve"> and </w:t>
      </w:r>
      <w:r w:rsidR="00D16742">
        <w:rPr>
          <w:rFonts w:ascii="Times New Roman" w:hAnsi="Times New Roman" w:cs="Times New Roman"/>
          <w:b/>
          <w:bCs/>
        </w:rPr>
        <w:t>Pulse Size</w:t>
      </w:r>
    </w:p>
    <w:bookmarkEnd w:id="10"/>
    <w:p w14:paraId="395FC5B8" w14:textId="4933E1F7" w:rsidR="005C029D" w:rsidRPr="009B5FDC" w:rsidRDefault="005C029D" w:rsidP="009B5FDC">
      <w:pPr>
        <w:spacing w:line="480" w:lineRule="auto"/>
        <w:jc w:val="both"/>
        <w:rPr>
          <w:rFonts w:ascii="Times New Roman" w:hAnsi="Times New Roman" w:cs="Times New Roman"/>
        </w:rPr>
      </w:pPr>
      <w:r w:rsidRPr="009B5FDC">
        <w:rPr>
          <w:rFonts w:ascii="Times New Roman" w:hAnsi="Times New Roman" w:cs="Times New Roman"/>
        </w:rPr>
        <w:t xml:space="preserve">Collection of fragmentation calibration data and matrix construction should be performed often, as there are drifts in the MS signal overtime/with usage. </w:t>
      </w:r>
      <w:r w:rsidR="00C80DEB" w:rsidRPr="009B5FDC">
        <w:rPr>
          <w:rFonts w:ascii="Times New Roman" w:hAnsi="Times New Roman" w:cs="Times New Roman"/>
          <w:highlight w:val="yellow"/>
        </w:rPr>
        <w:fldChar w:fldCharType="begin"/>
      </w:r>
      <w:r w:rsidR="00C80DEB" w:rsidRPr="009B5FDC">
        <w:rPr>
          <w:rFonts w:ascii="Times New Roman" w:hAnsi="Times New Roman" w:cs="Times New Roman"/>
        </w:rPr>
        <w:instrText xml:space="preserve"> REF _Ref198121828 \h </w:instrText>
      </w:r>
      <w:r w:rsidR="005335A0" w:rsidRPr="009B5FDC">
        <w:rPr>
          <w:rFonts w:ascii="Times New Roman" w:hAnsi="Times New Roman" w:cs="Times New Roman"/>
          <w:highlight w:val="yellow"/>
        </w:rPr>
        <w:instrText xml:space="preserve"> \* MERGEFORMAT </w:instrText>
      </w:r>
      <w:r w:rsidR="00C80DEB" w:rsidRPr="009B5FDC">
        <w:rPr>
          <w:rFonts w:ascii="Times New Roman" w:hAnsi="Times New Roman" w:cs="Times New Roman"/>
          <w:highlight w:val="yellow"/>
        </w:rPr>
      </w:r>
      <w:r w:rsidR="00C80DEB" w:rsidRPr="009B5FDC">
        <w:rPr>
          <w:rFonts w:ascii="Times New Roman" w:hAnsi="Times New Roman" w:cs="Times New Roman"/>
          <w:highlight w:val="yellow"/>
        </w:rPr>
        <w:fldChar w:fldCharType="separate"/>
      </w:r>
      <w:r w:rsidR="00C80DEB" w:rsidRPr="009B5FDC">
        <w:rPr>
          <w:rFonts w:ascii="Times New Roman" w:hAnsi="Times New Roman" w:cs="Times New Roman"/>
        </w:rPr>
        <w:t xml:space="preserve">Figure S </w:t>
      </w:r>
      <w:r w:rsidR="00E72F93">
        <w:rPr>
          <w:rFonts w:ascii="Times New Roman" w:hAnsi="Times New Roman" w:cs="Times New Roman"/>
          <w:noProof/>
        </w:rPr>
        <w:t>7</w:t>
      </w:r>
      <w:r w:rsidR="00C80DEB" w:rsidRPr="009B5FDC">
        <w:rPr>
          <w:rFonts w:ascii="Times New Roman" w:hAnsi="Times New Roman" w:cs="Times New Roman"/>
          <w:highlight w:val="yellow"/>
        </w:rPr>
        <w:fldChar w:fldCharType="end"/>
      </w:r>
      <w:r w:rsidR="00C80DEB" w:rsidRPr="009B5FDC">
        <w:rPr>
          <w:rFonts w:ascii="Times New Roman" w:hAnsi="Times New Roman" w:cs="Times New Roman"/>
        </w:rPr>
        <w:t xml:space="preserve"> </w:t>
      </w:r>
      <w:r w:rsidRPr="009B5FDC">
        <w:rPr>
          <w:rFonts w:ascii="Times New Roman" w:hAnsi="Times New Roman" w:cs="Times New Roman"/>
        </w:rPr>
        <w:t xml:space="preserve">displays charts of how various fragmentation patterns change over the course of months for a single MS in place TAP reactor unit at Idaho National Laboratory. 8 AMU values are shown, and we observe large differences in moment value (Y axis). The data here indicates a calibration is required at least monthly. Pulse size also affects the fragmentation matrix. </w:t>
      </w:r>
      <w:r w:rsidR="00C80DEB" w:rsidRPr="009B5FDC">
        <w:rPr>
          <w:rFonts w:ascii="Times New Roman" w:hAnsi="Times New Roman" w:cs="Times New Roman"/>
        </w:rPr>
        <w:fldChar w:fldCharType="begin"/>
      </w:r>
      <w:r w:rsidR="00C80DEB" w:rsidRPr="009B5FDC">
        <w:rPr>
          <w:rFonts w:ascii="Times New Roman" w:hAnsi="Times New Roman" w:cs="Times New Roman"/>
        </w:rPr>
        <w:instrText xml:space="preserve"> REF _Ref198121858 \h </w:instrText>
      </w:r>
      <w:r w:rsidR="005335A0" w:rsidRPr="009B5FDC">
        <w:rPr>
          <w:rFonts w:ascii="Times New Roman" w:hAnsi="Times New Roman" w:cs="Times New Roman"/>
        </w:rPr>
        <w:instrText xml:space="preserve"> \* MERGEFORMAT </w:instrText>
      </w:r>
      <w:r w:rsidR="00C80DEB" w:rsidRPr="009B5FDC">
        <w:rPr>
          <w:rFonts w:ascii="Times New Roman" w:hAnsi="Times New Roman" w:cs="Times New Roman"/>
        </w:rPr>
      </w:r>
      <w:r w:rsidR="00C80DEB" w:rsidRPr="009B5FDC">
        <w:rPr>
          <w:rFonts w:ascii="Times New Roman" w:hAnsi="Times New Roman" w:cs="Times New Roman"/>
        </w:rPr>
        <w:fldChar w:fldCharType="separate"/>
      </w:r>
      <w:r w:rsidR="00C80DEB" w:rsidRPr="009B5FDC">
        <w:rPr>
          <w:rFonts w:ascii="Times New Roman" w:hAnsi="Times New Roman" w:cs="Times New Roman"/>
        </w:rPr>
        <w:t xml:space="preserve">Figure S </w:t>
      </w:r>
      <w:r w:rsidR="00E72F93">
        <w:rPr>
          <w:rFonts w:ascii="Times New Roman" w:hAnsi="Times New Roman" w:cs="Times New Roman"/>
          <w:noProof/>
        </w:rPr>
        <w:t>8</w:t>
      </w:r>
      <w:r w:rsidR="00C80DEB" w:rsidRPr="009B5FDC">
        <w:rPr>
          <w:rFonts w:ascii="Times New Roman" w:hAnsi="Times New Roman" w:cs="Times New Roman"/>
        </w:rPr>
        <w:fldChar w:fldCharType="end"/>
      </w:r>
      <w:r w:rsidR="00C80DEB" w:rsidRPr="009B5FDC">
        <w:rPr>
          <w:rFonts w:ascii="Times New Roman" w:hAnsi="Times New Roman" w:cs="Times New Roman"/>
        </w:rPr>
        <w:t xml:space="preserve"> </w:t>
      </w:r>
      <w:r w:rsidRPr="009B5FDC">
        <w:rPr>
          <w:rFonts w:ascii="Times New Roman" w:hAnsi="Times New Roman" w:cs="Times New Roman"/>
        </w:rPr>
        <w:t xml:space="preserve">displays the results of different pulse sizes on the fragmentation patterns. In this figure the pulsing gas is the x-axis, and the Y-axis indicates how this changes with pulse size. The zoom in features focus on Carbon Monoxide and Propane fragmentations and indicate there are no standard patterns/trends to correlate the fragmentation matrix with pulse size.  This indicates a separate fragmentation matrix should be collected for all </w:t>
      </w:r>
      <w:r w:rsidRPr="009B5FDC">
        <w:rPr>
          <w:rFonts w:ascii="Times New Roman" w:hAnsi="Times New Roman" w:cs="Times New Roman"/>
        </w:rPr>
        <w:lastRenderedPageBreak/>
        <w:t xml:space="preserve">pulse sizes used in any given experiment. The reason for the lack of correlation of fragmentation with pulse size is difficult to pinpoint currently. The MS/TAP system is complex, and factors such as build </w:t>
      </w:r>
      <w:r w:rsidR="0051405E">
        <w:rPr>
          <w:rFonts w:ascii="Times New Roman" w:hAnsi="Times New Roman" w:cs="Times New Roman"/>
        </w:rPr>
        <w:t xml:space="preserve">up </w:t>
      </w:r>
      <w:r w:rsidRPr="009B5FDC">
        <w:rPr>
          <w:rFonts w:ascii="Times New Roman" w:hAnsi="Times New Roman" w:cs="Times New Roman"/>
        </w:rPr>
        <w:t>of materials on the TAP wa</w:t>
      </w:r>
      <w:r w:rsidR="0051405E">
        <w:rPr>
          <w:rFonts w:ascii="Times New Roman" w:hAnsi="Times New Roman" w:cs="Times New Roman"/>
        </w:rPr>
        <w:t>ll</w:t>
      </w:r>
      <w:r w:rsidRPr="009B5FDC">
        <w:rPr>
          <w:rFonts w:ascii="Times New Roman" w:hAnsi="Times New Roman" w:cs="Times New Roman"/>
        </w:rPr>
        <w:t xml:space="preserve"> and build </w:t>
      </w:r>
      <w:r w:rsidR="0051405E">
        <w:rPr>
          <w:rFonts w:ascii="Times New Roman" w:hAnsi="Times New Roman" w:cs="Times New Roman"/>
        </w:rPr>
        <w:t>up of</w:t>
      </w:r>
      <w:r w:rsidRPr="009B5FDC">
        <w:rPr>
          <w:rFonts w:ascii="Times New Roman" w:hAnsi="Times New Roman" w:cs="Times New Roman"/>
        </w:rPr>
        <w:t xml:space="preserve"> materials on the MS ionizer may </w:t>
      </w:r>
      <w:r w:rsidR="0087555D">
        <w:rPr>
          <w:rFonts w:ascii="Times New Roman" w:hAnsi="Times New Roman" w:cs="Times New Roman"/>
        </w:rPr>
        <w:t>a</w:t>
      </w:r>
      <w:r w:rsidRPr="009B5FDC">
        <w:rPr>
          <w:rFonts w:ascii="Times New Roman" w:hAnsi="Times New Roman" w:cs="Times New Roman"/>
        </w:rPr>
        <w:t>ffect the way gases are measured in the MS. This apparent “drift” in the MS systems could also contribute to the apparent error observed in defragmentation calculations that resulted in trace amounts of carbon species detection following defragmenting</w:t>
      </w:r>
      <w:r w:rsidR="00C15B4B" w:rsidRPr="009B5FDC">
        <w:rPr>
          <w:rFonts w:ascii="Times New Roman" w:hAnsi="Times New Roman" w:cs="Times New Roman"/>
        </w:rPr>
        <w:t xml:space="preserve">. </w:t>
      </w:r>
      <w:r w:rsidRPr="009B5FDC">
        <w:rPr>
          <w:rFonts w:ascii="Times New Roman" w:hAnsi="Times New Roman" w:cs="Times New Roman"/>
        </w:rPr>
        <w:t xml:space="preserve">After defragmenting the flux, zeroth moment values can be calculated as the area under the flux response curve for each AMU/species tracked and interpretations can be made based on the qualitative and quantitative information stored in the MS response data. </w:t>
      </w:r>
    </w:p>
    <w:p w14:paraId="4FAA8861" w14:textId="77777777" w:rsidR="007C0790" w:rsidRPr="009B5FDC" w:rsidRDefault="005C029D" w:rsidP="009B5FDC">
      <w:pPr>
        <w:pStyle w:val="Caption"/>
        <w:keepNext/>
        <w:spacing w:line="480" w:lineRule="auto"/>
        <w:jc w:val="both"/>
        <w:rPr>
          <w:rFonts w:ascii="Times New Roman" w:hAnsi="Times New Roman" w:cs="Times New Roman"/>
          <w:sz w:val="24"/>
          <w:szCs w:val="24"/>
        </w:rPr>
      </w:pPr>
      <w:r w:rsidRPr="009B5FDC">
        <w:rPr>
          <w:rFonts w:ascii="Times New Roman" w:hAnsi="Times New Roman" w:cs="Times New Roman"/>
          <w:noProof/>
          <w:sz w:val="24"/>
          <w:szCs w:val="24"/>
        </w:rPr>
        <w:drawing>
          <wp:inline distT="0" distB="0" distL="0" distR="0" wp14:anchorId="03A75E55" wp14:editId="46DA9AA0">
            <wp:extent cx="5943600" cy="2373630"/>
            <wp:effectExtent l="0" t="0" r="0" b="7620"/>
            <wp:docPr id="1660000840" name="Picture 1"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41970" name="Picture 1" descr="Chart, line chart, histogram&#10;&#10;Description automatically generated"/>
                    <pic:cNvPicPr/>
                  </pic:nvPicPr>
                  <pic:blipFill>
                    <a:blip r:embed="rId17"/>
                    <a:stretch>
                      <a:fillRect/>
                    </a:stretch>
                  </pic:blipFill>
                  <pic:spPr>
                    <a:xfrm>
                      <a:off x="0" y="0"/>
                      <a:ext cx="5943600" cy="2373630"/>
                    </a:xfrm>
                    <a:prstGeom prst="rect">
                      <a:avLst/>
                    </a:prstGeom>
                  </pic:spPr>
                </pic:pic>
              </a:graphicData>
            </a:graphic>
          </wp:inline>
        </w:drawing>
      </w:r>
    </w:p>
    <w:p w14:paraId="2A30F30B" w14:textId="6B1E5BC7" w:rsidR="005C029D" w:rsidRPr="009B5FDC" w:rsidRDefault="007C0790" w:rsidP="00515CF9">
      <w:pPr>
        <w:pStyle w:val="Caption"/>
        <w:jc w:val="both"/>
        <w:rPr>
          <w:rFonts w:ascii="Times New Roman" w:hAnsi="Times New Roman" w:cs="Times New Roman"/>
          <w:sz w:val="24"/>
          <w:szCs w:val="24"/>
        </w:rPr>
      </w:pPr>
      <w:bookmarkStart w:id="11" w:name="_Ref198121828"/>
      <w:r w:rsidRPr="009B5FDC">
        <w:rPr>
          <w:rFonts w:ascii="Times New Roman" w:hAnsi="Times New Roman" w:cs="Times New Roman"/>
          <w:sz w:val="24"/>
          <w:szCs w:val="24"/>
        </w:rPr>
        <w:t xml:space="preserve">Figure S </w:t>
      </w:r>
      <w:bookmarkEnd w:id="11"/>
      <w:r w:rsidR="00D421AE">
        <w:rPr>
          <w:rFonts w:ascii="Times New Roman" w:hAnsi="Times New Roman" w:cs="Times New Roman"/>
          <w:sz w:val="24"/>
          <w:szCs w:val="24"/>
        </w:rPr>
        <w:t>6</w:t>
      </w:r>
      <w:r w:rsidRPr="009B5FDC">
        <w:rPr>
          <w:rFonts w:ascii="Times New Roman" w:hAnsi="Times New Roman" w:cs="Times New Roman"/>
          <w:sz w:val="24"/>
          <w:szCs w:val="24"/>
        </w:rPr>
        <w:t xml:space="preserve"> -  Variation of fragmentation patterns for several pulsed gases over time. The colors in each graph represent when the data was collected (month and year). The different graphs represent different pulsed gases by the title, and the fragmentation pattern by the x-axis.</w:t>
      </w:r>
    </w:p>
    <w:p w14:paraId="35A7100C" w14:textId="77777777" w:rsidR="007C0790" w:rsidRPr="009B5FDC" w:rsidRDefault="005C029D" w:rsidP="009B5FDC">
      <w:pPr>
        <w:keepNext/>
        <w:spacing w:line="480" w:lineRule="auto"/>
        <w:jc w:val="both"/>
        <w:rPr>
          <w:rFonts w:ascii="Times New Roman" w:hAnsi="Times New Roman" w:cs="Times New Roman"/>
        </w:rPr>
      </w:pPr>
      <w:r w:rsidRPr="009B5FDC">
        <w:rPr>
          <w:rFonts w:ascii="Times New Roman" w:hAnsi="Times New Roman" w:cs="Times New Roman"/>
          <w:noProof/>
        </w:rPr>
        <w:lastRenderedPageBreak/>
        <w:drawing>
          <wp:inline distT="0" distB="0" distL="0" distR="0" wp14:anchorId="4B6ACB5C" wp14:editId="5B085D17">
            <wp:extent cx="5943600" cy="3507105"/>
            <wp:effectExtent l="0" t="0" r="0" b="0"/>
            <wp:docPr id="131033786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6559" name="Picture 1" descr="Chart, line chart&#10;&#10;Description automatically generated"/>
                    <pic:cNvPicPr/>
                  </pic:nvPicPr>
                  <pic:blipFill>
                    <a:blip r:embed="rId18"/>
                    <a:stretch>
                      <a:fillRect/>
                    </a:stretch>
                  </pic:blipFill>
                  <pic:spPr>
                    <a:xfrm>
                      <a:off x="0" y="0"/>
                      <a:ext cx="5943600" cy="3507105"/>
                    </a:xfrm>
                    <a:prstGeom prst="rect">
                      <a:avLst/>
                    </a:prstGeom>
                  </pic:spPr>
                </pic:pic>
              </a:graphicData>
            </a:graphic>
          </wp:inline>
        </w:drawing>
      </w:r>
    </w:p>
    <w:p w14:paraId="3996E7E4" w14:textId="3A1E8214" w:rsidR="00CE590E" w:rsidRPr="009B5FDC" w:rsidRDefault="007C0790" w:rsidP="00515CF9">
      <w:pPr>
        <w:pStyle w:val="Caption"/>
        <w:jc w:val="both"/>
        <w:rPr>
          <w:rFonts w:ascii="Times New Roman" w:hAnsi="Times New Roman" w:cs="Times New Roman"/>
          <w:sz w:val="24"/>
          <w:szCs w:val="24"/>
        </w:rPr>
      </w:pPr>
      <w:bookmarkStart w:id="12" w:name="_Ref198121858"/>
      <w:r w:rsidRPr="009B5FDC">
        <w:rPr>
          <w:rFonts w:ascii="Times New Roman" w:hAnsi="Times New Roman" w:cs="Times New Roman"/>
          <w:sz w:val="24"/>
          <w:szCs w:val="24"/>
        </w:rPr>
        <w:t xml:space="preserve">Figure S </w:t>
      </w:r>
      <w:bookmarkEnd w:id="12"/>
      <w:r w:rsidR="00D421AE">
        <w:rPr>
          <w:rFonts w:ascii="Times New Roman" w:hAnsi="Times New Roman" w:cs="Times New Roman"/>
          <w:sz w:val="24"/>
          <w:szCs w:val="24"/>
        </w:rPr>
        <w:t>7</w:t>
      </w:r>
      <w:r w:rsidRPr="009B5FDC">
        <w:rPr>
          <w:rFonts w:ascii="Times New Roman" w:hAnsi="Times New Roman" w:cs="Times New Roman"/>
          <w:sz w:val="24"/>
          <w:szCs w:val="24"/>
        </w:rPr>
        <w:t>- Fragmentation patterns for various pulsed gases with different pulse sizes. The pulse sizes (widths) are dictated by the different colors within each plot.</w:t>
      </w:r>
    </w:p>
    <w:p w14:paraId="16202C17" w14:textId="549FF7D9" w:rsidR="00DD2F60" w:rsidRPr="009B5FDC" w:rsidRDefault="00DD2F60" w:rsidP="009B5FDC">
      <w:pPr>
        <w:keepNext/>
        <w:spacing w:line="480" w:lineRule="auto"/>
        <w:jc w:val="both"/>
        <w:rPr>
          <w:rFonts w:ascii="Times New Roman" w:hAnsi="Times New Roman" w:cs="Times New Roman"/>
          <w:b/>
          <w:bCs/>
        </w:rPr>
      </w:pPr>
      <w:bookmarkStart w:id="13" w:name="RC_considerations"/>
      <w:r w:rsidRPr="009B5FDC">
        <w:rPr>
          <w:rFonts w:ascii="Times New Roman" w:hAnsi="Times New Roman" w:cs="Times New Roman"/>
          <w:b/>
          <w:bCs/>
        </w:rPr>
        <w:t>Rate and Concentration</w:t>
      </w:r>
    </w:p>
    <w:bookmarkEnd w:id="13"/>
    <w:p w14:paraId="0488D153" w14:textId="606A3D1D" w:rsidR="00DD2F60" w:rsidRPr="009B5FDC" w:rsidRDefault="00DD2F60" w:rsidP="00995061">
      <w:pPr>
        <w:spacing w:line="480" w:lineRule="auto"/>
        <w:jc w:val="both"/>
        <w:rPr>
          <w:rFonts w:ascii="Times New Roman" w:hAnsi="Times New Roman" w:cs="Times New Roman"/>
        </w:rPr>
      </w:pPr>
      <w:r w:rsidRPr="009B5FDC">
        <w:rPr>
          <w:rFonts w:ascii="Times New Roman" w:hAnsi="Times New Roman" w:cs="Times New Roman"/>
        </w:rPr>
        <w:t xml:space="preserve">The Y procedure utilizes a Laplace-domain analysis which is then put through a Fourier transformation to model the rates and concentrations in the catalyst thin zone rather than the reactor exit (what is measured). The G procedure utilizes the Gamma distribution to extract rate and concentration at the catalyst zone without a predefined diffusion model. Unique time scalers are applied to either the flux (concentration) or the flux difference (rate) for the determination of R and C curves, which can be combined for the generation of a RC plot. The Y-procedure requires a few more processing steps which have been discussed in detail elsewhere. </w:t>
      </w:r>
      <w:r w:rsidRPr="009B5FDC">
        <w:rPr>
          <w:rFonts w:ascii="Times New Roman" w:hAnsi="Times New Roman" w:cs="Times New Roman"/>
        </w:rPr>
        <w:fldChar w:fldCharType="begin"/>
      </w:r>
      <w:r w:rsidR="00D9272B">
        <w:rPr>
          <w:rFonts w:ascii="Times New Roman" w:hAnsi="Times New Roman" w:cs="Times New Roman"/>
        </w:rPr>
        <w:instrText xml:space="preserve"> ADDIN EN.CITE &lt;EndNote&gt;&lt;Cite&gt;&lt;Author&gt;Redekop&lt;/Author&gt;&lt;Year&gt;2011&lt;/Year&gt;&lt;RecNum&gt;102&lt;/RecNum&gt;&lt;DisplayText&gt;[7, 8]&lt;/DisplayText&gt;&lt;record&gt;&lt;rec-number&gt;102&lt;/rec-number&gt;&lt;foreign-keys&gt;&lt;key app="EN" db-id="0d09rferlepw9gedr25v9fxysreetvzvsfza" timestamp="1728830484"&gt;102&lt;/key&gt;&lt;/foreign-keys&gt;&lt;ref-type name="Journal Article"&gt;17&lt;/ref-type&gt;&lt;contributors&gt;&lt;authors&gt;&lt;author&gt;Redekop, Evgeniy A&lt;/author&gt;&lt;author&gt;Yablonsky, Gregory S&lt;/author&gt;&lt;author&gt;Constales, Denis&lt;/author&gt;&lt;author&gt;Ramachandran, Palghat A&lt;/author&gt;&lt;author&gt;Pherigo, Cathryn&lt;/author&gt;&lt;author&gt;Gleaves, John T&lt;/author&gt;&lt;/authors&gt;&lt;/contributors&gt;&lt;titles&gt;&lt;title&gt;The Y-Procedure methodology for the interpretation of transient kinetic data: Analysis of irreversible adsorption&lt;/title&gt;&lt;secondary-title&gt;Chemical engineering science&lt;/secondary-title&gt;&lt;/titles&gt;&lt;periodical&gt;&lt;full-title&gt;Chemical engineering science&lt;/full-title&gt;&lt;/periodical&gt;&lt;pages&gt;6441-6452&lt;/pages&gt;&lt;volume&gt;66&lt;/volume&gt;&lt;number&gt;24&lt;/number&gt;&lt;dates&gt;&lt;year&gt;2011&lt;/year&gt;&lt;/dates&gt;&lt;isbn&gt;0009-2509&lt;/isbn&gt;&lt;urls&gt;&lt;/urls&gt;&lt;/record&gt;&lt;/Cite&gt;&lt;Cite&gt;&lt;Author&gt;Yablonsky&lt;/Author&gt;&lt;Year&gt;2007&lt;/Year&gt;&lt;RecNum&gt;103&lt;/RecNum&gt;&lt;record&gt;&lt;rec-number&gt;103&lt;/rec-number&gt;&lt;foreign-keys&gt;&lt;key app="EN" db-id="0d09rferlepw9gedr25v9fxysreetvzvsfza" timestamp="1728830588"&gt;103&lt;/key&gt;&lt;/foreign-keys&gt;&lt;ref-type name="Journal Article"&gt;17&lt;/ref-type&gt;&lt;contributors&gt;&lt;authors&gt;&lt;author&gt;Yablonsky, Gregory S&lt;/author&gt;&lt;author&gt;Constales, Denis&lt;/author&gt;&lt;author&gt;Shekhtman, Sergiy O&lt;/author&gt;&lt;author&gt;Gleaves, John T&lt;/author&gt;&lt;/authors&gt;&lt;/contributors&gt;&lt;titles&gt;&lt;title&gt;The Y-procedure: How to extract the chemical transformation rate from reaction–diffusion data with no assumption on the kinetic model&lt;/title&gt;&lt;secondary-title&gt;Chemical Engineering Science&lt;/secondary-title&gt;&lt;/titles&gt;&lt;periodical&gt;&lt;full-title&gt;Chemical engineering science&lt;/full-title&gt;&lt;/periodical&gt;&lt;pages&gt;6754-6767&lt;/pages&gt;&lt;volume&gt;62&lt;/volume&gt;&lt;number&gt;23&lt;/number&gt;&lt;dates&gt;&lt;year&gt;2007&lt;/year&gt;&lt;/dates&gt;&lt;isbn&gt;0009-2509&lt;/isbn&gt;&lt;urls&gt;&lt;/urls&gt;&lt;/record&gt;&lt;/Cite&gt;&lt;/EndNote&gt;</w:instrText>
      </w:r>
      <w:r w:rsidRPr="009B5FDC">
        <w:rPr>
          <w:rFonts w:ascii="Times New Roman" w:hAnsi="Times New Roman" w:cs="Times New Roman"/>
        </w:rPr>
        <w:fldChar w:fldCharType="separate"/>
      </w:r>
      <w:r w:rsidR="00D9272B">
        <w:rPr>
          <w:rFonts w:ascii="Times New Roman" w:hAnsi="Times New Roman" w:cs="Times New Roman"/>
          <w:noProof/>
        </w:rPr>
        <w:t>[7, 8]</w:t>
      </w:r>
      <w:r w:rsidRPr="009B5FDC">
        <w:rPr>
          <w:rFonts w:ascii="Times New Roman" w:hAnsi="Times New Roman" w:cs="Times New Roman"/>
        </w:rPr>
        <w:fldChar w:fldCharType="end"/>
      </w:r>
      <w:r w:rsidRPr="009B5FDC">
        <w:rPr>
          <w:rFonts w:ascii="Times New Roman" w:hAnsi="Times New Roman" w:cs="Times New Roman"/>
        </w:rPr>
        <w:t xml:space="preserve">  Following the calculation of rate or concentration via either procedure, the curves must have their units converted properly. The details on how to calculate diffusion, as well as how to apply the amount of moles </w:t>
      </w:r>
      <w:r w:rsidRPr="009B5FDC">
        <w:rPr>
          <w:rFonts w:ascii="Times New Roman" w:hAnsi="Times New Roman" w:cs="Times New Roman"/>
        </w:rPr>
        <w:lastRenderedPageBreak/>
        <w:t xml:space="preserve">in each pulse for conversion of each rate and concentration curve to </w:t>
      </w:r>
      <w:r w:rsidR="00DF4BCE">
        <w:rPr>
          <w:rFonts w:ascii="Times New Roman" w:hAnsi="Times New Roman" w:cs="Times New Roman"/>
        </w:rPr>
        <w:t>nmol</w:t>
      </w:r>
      <w:r w:rsidRPr="009B5FDC">
        <w:rPr>
          <w:rFonts w:ascii="Times New Roman" w:hAnsi="Times New Roman" w:cs="Times New Roman"/>
        </w:rPr>
        <w:t>/s and mol/m</w:t>
      </w:r>
      <w:r w:rsidRPr="009B5FDC">
        <w:rPr>
          <w:rFonts w:ascii="Times New Roman" w:hAnsi="Times New Roman" w:cs="Times New Roman"/>
          <w:vertAlign w:val="superscript"/>
        </w:rPr>
        <w:t>3</w:t>
      </w:r>
      <w:r w:rsidRPr="009B5FDC">
        <w:rPr>
          <w:rFonts w:ascii="Times New Roman" w:hAnsi="Times New Roman" w:cs="Times New Roman"/>
        </w:rPr>
        <w:t xml:space="preserve"> respectively, are covered in detail elsewhere </w:t>
      </w:r>
      <w:r w:rsidRPr="009B5FDC">
        <w:rPr>
          <w:rFonts w:ascii="Times New Roman" w:hAnsi="Times New Roman" w:cs="Times New Roman"/>
        </w:rPr>
        <w:fldChar w:fldCharType="begin"/>
      </w:r>
      <w:r w:rsidR="00D9272B">
        <w:rPr>
          <w:rFonts w:ascii="Times New Roman" w:hAnsi="Times New Roman" w:cs="Times New Roman"/>
        </w:rPr>
        <w:instrText xml:space="preserve"> ADDIN EN.CITE &lt;EndNote&gt;&lt;Cite&gt;&lt;Author&gt;Kunz&lt;/Author&gt;&lt;Year&gt;2018&lt;/Year&gt;&lt;RecNum&gt;135&lt;/RecNum&gt;&lt;DisplayText&gt;[4]&lt;/DisplayText&gt;&lt;record&gt;&lt;rec-number&gt;135&lt;/rec-number&gt;&lt;foreign-keys&gt;&lt;key app="EN" db-id="0d09rferlepw9gedr25v9fxysreetvzvsfza" timestamp="1737134181"&gt;135&lt;/key&gt;&lt;/foreign-keys&gt;&lt;ref-type name="Journal Article"&gt;17&lt;/ref-type&gt;&lt;contributors&gt;&lt;authors&gt;&lt;author&gt;Kunz, M Ross&lt;/author&gt;&lt;author&gt;Borders, Tammie&lt;/author&gt;&lt;author&gt;Redekop, Evgeniy&lt;/author&gt;&lt;author&gt;Yablonsky, Gregory S&lt;/author&gt;&lt;author&gt;Constales, Denis&lt;/author&gt;&lt;author&gt;Wang, Lucun&lt;/author&gt;&lt;author&gt;Fushimi, Rebecca&lt;/author&gt;&lt;/authors&gt;&lt;/contributors&gt;&lt;titles&gt;&lt;title&gt;Pulse response analysis using the Y-procedure: A data science approach&lt;/title&gt;&lt;secondary-title&gt;Chemical Engineering Science&lt;/secondary-title&gt;&lt;/titles&gt;&lt;periodical&gt;&lt;full-title&gt;Chemical engineering science&lt;/full-title&gt;&lt;/periodical&gt;&lt;pages&gt;46-60&lt;/pages&gt;&lt;volume&gt;192&lt;/volume&gt;&lt;dates&gt;&lt;year&gt;2018&lt;/year&gt;&lt;/dates&gt;&lt;isbn&gt;0009-2509&lt;/isbn&gt;&lt;urls&gt;&lt;/urls&gt;&lt;/record&gt;&lt;/Cite&gt;&lt;/EndNote&gt;</w:instrText>
      </w:r>
      <w:r w:rsidRPr="009B5FDC">
        <w:rPr>
          <w:rFonts w:ascii="Times New Roman" w:hAnsi="Times New Roman" w:cs="Times New Roman"/>
        </w:rPr>
        <w:fldChar w:fldCharType="separate"/>
      </w:r>
      <w:r w:rsidR="00D9272B">
        <w:rPr>
          <w:rFonts w:ascii="Times New Roman" w:hAnsi="Times New Roman" w:cs="Times New Roman"/>
          <w:noProof/>
        </w:rPr>
        <w:t>[4]</w:t>
      </w:r>
      <w:r w:rsidRPr="009B5FDC">
        <w:rPr>
          <w:rFonts w:ascii="Times New Roman" w:hAnsi="Times New Roman" w:cs="Times New Roman"/>
        </w:rPr>
        <w:fldChar w:fldCharType="end"/>
      </w:r>
      <w:r w:rsidRPr="009B5FDC">
        <w:rPr>
          <w:rFonts w:ascii="Times New Roman" w:hAnsi="Times New Roman" w:cs="Times New Roman"/>
        </w:rPr>
        <w:t xml:space="preserve">. </w:t>
      </w:r>
    </w:p>
    <w:p w14:paraId="335B2C22" w14:textId="77777777" w:rsidR="00AF0BF7" w:rsidRPr="009B5FDC" w:rsidRDefault="00DD2F60" w:rsidP="009B5FDC">
      <w:pPr>
        <w:keepNext/>
        <w:spacing w:line="480" w:lineRule="auto"/>
        <w:jc w:val="both"/>
        <w:rPr>
          <w:rFonts w:ascii="Times New Roman" w:hAnsi="Times New Roman" w:cs="Times New Roman"/>
        </w:rPr>
      </w:pPr>
      <w:r w:rsidRPr="009B5FDC">
        <w:rPr>
          <w:rFonts w:ascii="Times New Roman" w:hAnsi="Times New Roman" w:cs="Times New Roman"/>
          <w:noProof/>
        </w:rPr>
        <w:drawing>
          <wp:inline distT="0" distB="0" distL="0" distR="0" wp14:anchorId="5ECAB5F2" wp14:editId="21B2F84E">
            <wp:extent cx="5943600" cy="1908175"/>
            <wp:effectExtent l="0" t="0" r="0" b="0"/>
            <wp:docPr id="975273969"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73969" name="Picture 1" descr="Chart, scatter chart&#10;&#10;AI-generated content may be incorrect."/>
                    <pic:cNvPicPr/>
                  </pic:nvPicPr>
                  <pic:blipFill>
                    <a:blip r:embed="rId19"/>
                    <a:stretch>
                      <a:fillRect/>
                    </a:stretch>
                  </pic:blipFill>
                  <pic:spPr>
                    <a:xfrm>
                      <a:off x="0" y="0"/>
                      <a:ext cx="5943600" cy="1908175"/>
                    </a:xfrm>
                    <a:prstGeom prst="rect">
                      <a:avLst/>
                    </a:prstGeom>
                  </pic:spPr>
                </pic:pic>
              </a:graphicData>
            </a:graphic>
          </wp:inline>
        </w:drawing>
      </w:r>
    </w:p>
    <w:p w14:paraId="19352DA2" w14:textId="703EA13F" w:rsidR="00576C4B" w:rsidRPr="009B5FDC" w:rsidRDefault="00AF0BF7" w:rsidP="00813DA1">
      <w:pPr>
        <w:pStyle w:val="Caption"/>
        <w:jc w:val="both"/>
        <w:rPr>
          <w:rFonts w:ascii="Times New Roman" w:hAnsi="Times New Roman" w:cs="Times New Roman"/>
          <w:sz w:val="24"/>
          <w:szCs w:val="24"/>
        </w:rPr>
      </w:pPr>
      <w:bookmarkStart w:id="14" w:name="_Ref198123020"/>
      <w:r w:rsidRPr="009B5FDC">
        <w:rPr>
          <w:rFonts w:ascii="Times New Roman" w:hAnsi="Times New Roman" w:cs="Times New Roman"/>
          <w:sz w:val="24"/>
          <w:szCs w:val="24"/>
        </w:rPr>
        <w:t xml:space="preserve">Figure S </w:t>
      </w:r>
      <w:bookmarkEnd w:id="14"/>
      <w:r w:rsidR="00D421AE">
        <w:rPr>
          <w:rFonts w:ascii="Times New Roman" w:hAnsi="Times New Roman" w:cs="Times New Roman"/>
          <w:sz w:val="24"/>
          <w:szCs w:val="24"/>
        </w:rPr>
        <w:t>8</w:t>
      </w:r>
      <w:r w:rsidRPr="009B5FDC">
        <w:rPr>
          <w:rFonts w:ascii="Times New Roman" w:hAnsi="Times New Roman" w:cs="Times New Roman"/>
          <w:sz w:val="24"/>
          <w:szCs w:val="24"/>
        </w:rPr>
        <w:t xml:space="preserve"> -  Propane Conversion and Product Yield are A and B respectively, acquired during continuous propane pulsing in TAP following O</w:t>
      </w:r>
      <w:r w:rsidRPr="009B5FDC">
        <w:rPr>
          <w:rFonts w:ascii="Times New Roman" w:hAnsi="Times New Roman" w:cs="Times New Roman"/>
          <w:sz w:val="24"/>
          <w:szCs w:val="24"/>
          <w:vertAlign w:val="subscript"/>
        </w:rPr>
        <w:t>2</w:t>
      </w:r>
      <w:r w:rsidRPr="009B5FDC">
        <w:rPr>
          <w:rFonts w:ascii="Times New Roman" w:hAnsi="Times New Roman" w:cs="Times New Roman"/>
          <w:sz w:val="24"/>
          <w:szCs w:val="24"/>
        </w:rPr>
        <w:t xml:space="preserve"> pretreatment.</w:t>
      </w:r>
    </w:p>
    <w:p w14:paraId="588C0119" w14:textId="68442928" w:rsidR="00A100C0" w:rsidRPr="00050F85" w:rsidRDefault="00A100C0" w:rsidP="009B5FDC">
      <w:pPr>
        <w:tabs>
          <w:tab w:val="left" w:pos="1131"/>
        </w:tabs>
        <w:spacing w:line="480" w:lineRule="auto"/>
        <w:rPr>
          <w:rFonts w:ascii="Times New Roman" w:hAnsi="Times New Roman" w:cs="Times New Roman"/>
          <w:b/>
          <w:bCs/>
        </w:rPr>
      </w:pPr>
      <w:r w:rsidRPr="00050F85">
        <w:rPr>
          <w:rFonts w:ascii="Times New Roman" w:hAnsi="Times New Roman" w:cs="Times New Roman"/>
          <w:b/>
          <w:bCs/>
        </w:rPr>
        <w:t xml:space="preserve">Conversion of Mass Spectrometer Signal to </w:t>
      </w:r>
      <w:r w:rsidR="00050F85" w:rsidRPr="00050F85">
        <w:rPr>
          <w:rFonts w:ascii="Times New Roman" w:hAnsi="Times New Roman" w:cs="Times New Roman"/>
          <w:b/>
          <w:bCs/>
        </w:rPr>
        <w:t>Moles</w:t>
      </w:r>
    </w:p>
    <w:p w14:paraId="125FD414" w14:textId="6BBC6C44" w:rsidR="007E4998" w:rsidRPr="009B5FDC" w:rsidRDefault="00C90604" w:rsidP="00E72F93">
      <w:pPr>
        <w:tabs>
          <w:tab w:val="left" w:pos="1131"/>
        </w:tabs>
        <w:spacing w:line="480" w:lineRule="auto"/>
        <w:jc w:val="both"/>
        <w:rPr>
          <w:rFonts w:ascii="Times New Roman" w:hAnsi="Times New Roman" w:cs="Times New Roman"/>
        </w:rPr>
      </w:pPr>
      <w:r w:rsidRPr="009B5FDC">
        <w:rPr>
          <w:rFonts w:ascii="Times New Roman" w:hAnsi="Times New Roman" w:cs="Times New Roman"/>
        </w:rPr>
        <w:t xml:space="preserve">The unaveraged dataset is provided in </w:t>
      </w:r>
      <w:r w:rsidRPr="009B5FDC">
        <w:rPr>
          <w:rFonts w:ascii="Times New Roman" w:hAnsi="Times New Roman" w:cs="Times New Roman"/>
        </w:rPr>
        <w:fldChar w:fldCharType="begin"/>
      </w:r>
      <w:r w:rsidRPr="009B5FDC">
        <w:rPr>
          <w:rFonts w:ascii="Times New Roman" w:hAnsi="Times New Roman" w:cs="Times New Roman"/>
        </w:rPr>
        <w:instrText xml:space="preserve"> REF _Ref198123020 \h  \* MERGEFORMAT </w:instrText>
      </w:r>
      <w:r w:rsidRPr="009B5FDC">
        <w:rPr>
          <w:rFonts w:ascii="Times New Roman" w:hAnsi="Times New Roman" w:cs="Times New Roman"/>
        </w:rPr>
      </w:r>
      <w:r w:rsidRPr="009B5FDC">
        <w:rPr>
          <w:rFonts w:ascii="Times New Roman" w:hAnsi="Times New Roman" w:cs="Times New Roman"/>
        </w:rPr>
        <w:fldChar w:fldCharType="separate"/>
      </w:r>
      <w:r w:rsidRPr="009B5FDC">
        <w:rPr>
          <w:rFonts w:ascii="Times New Roman" w:hAnsi="Times New Roman" w:cs="Times New Roman"/>
        </w:rPr>
        <w:t xml:space="preserve">Figure S </w:t>
      </w:r>
      <w:r w:rsidR="00E72F93">
        <w:rPr>
          <w:rFonts w:ascii="Times New Roman" w:hAnsi="Times New Roman" w:cs="Times New Roman"/>
        </w:rPr>
        <w:t>9</w:t>
      </w:r>
      <w:r w:rsidRPr="009B5FDC">
        <w:rPr>
          <w:rFonts w:ascii="Times New Roman" w:hAnsi="Times New Roman" w:cs="Times New Roman"/>
        </w:rPr>
        <w:fldChar w:fldCharType="end"/>
      </w:r>
      <w:r w:rsidRPr="009B5FDC">
        <w:rPr>
          <w:rFonts w:ascii="Times New Roman" w:hAnsi="Times New Roman" w:cs="Times New Roman"/>
        </w:rPr>
        <w:t xml:space="preserve">  and shows the same trend. Conversions and yields are acquired from the zeroth moment of each species following defragmentation of all signals over the course of the experiment. Yield is calculated for the averaged data as the ratio of moles of product formed to the number of converted moles of the reactant, propane. </w:t>
      </w:r>
      <w:r w:rsidRPr="009B5FDC">
        <w:rPr>
          <w:rFonts w:ascii="Times New Roman" w:hAnsi="Times New Roman" w:cs="Times New Roman"/>
        </w:rPr>
        <w:fldChar w:fldCharType="begin"/>
      </w:r>
      <w:r w:rsidR="00D9272B">
        <w:rPr>
          <w:rFonts w:ascii="Times New Roman" w:hAnsi="Times New Roman" w:cs="Times New Roman"/>
        </w:rPr>
        <w:instrText xml:space="preserve"> ADDIN EN.CITE &lt;EndNote&gt;&lt;Cite&gt;&lt;Author&gt;Fogler&lt;/Author&gt;&lt;Year&gt;2016&lt;/Year&gt;&lt;RecNum&gt;151&lt;/RecNum&gt;&lt;DisplayText&gt;[9]&lt;/DisplayText&gt;&lt;record&gt;&lt;rec-number&gt;151&lt;/rec-number&gt;&lt;foreign-keys&gt;&lt;key app="EN" db-id="0d09rferlepw9gedr25v9fxysreetvzvsfza" timestamp="1743176297"&gt;151&lt;/key&gt;&lt;/foreign-keys&gt;&lt;ref-type name="Book"&gt;6&lt;/ref-type&gt;&lt;contributors&gt;&lt;authors&gt;&lt;author&gt;Fogler, H. Scott&lt;/author&gt;&lt;/authors&gt;&lt;/contributors&gt;&lt;titles&gt;&lt;title&gt;Elements of Chemical Reaction Engineering&lt;/title&gt;&lt;/titles&gt;&lt;edition&gt;5&lt;/edition&gt;&lt;section&gt;282&lt;/section&gt;&lt;dates&gt;&lt;year&gt;2016&lt;/year&gt;&lt;/dates&gt;&lt;pub-location&gt;Pretince Hall&lt;/pub-location&gt;&lt;urls&gt;&lt;/urls&gt;&lt;/record&gt;&lt;/Cite&gt;&lt;/EndNote&gt;</w:instrText>
      </w:r>
      <w:r w:rsidRPr="009B5FDC">
        <w:rPr>
          <w:rFonts w:ascii="Times New Roman" w:hAnsi="Times New Roman" w:cs="Times New Roman"/>
        </w:rPr>
        <w:fldChar w:fldCharType="separate"/>
      </w:r>
      <w:r w:rsidR="00D9272B">
        <w:rPr>
          <w:rFonts w:ascii="Times New Roman" w:hAnsi="Times New Roman" w:cs="Times New Roman"/>
          <w:noProof/>
        </w:rPr>
        <w:t>[9]</w:t>
      </w:r>
      <w:r w:rsidRPr="009B5FDC">
        <w:rPr>
          <w:rFonts w:ascii="Times New Roman" w:hAnsi="Times New Roman" w:cs="Times New Roman"/>
        </w:rPr>
        <w:fldChar w:fldCharType="end"/>
      </w:r>
      <w:r w:rsidRPr="009B5FDC">
        <w:rPr>
          <w:rFonts w:ascii="Times New Roman" w:hAnsi="Times New Roman" w:cs="Times New Roman"/>
        </w:rPr>
        <w:t xml:space="preserve">  The conversion is calculated with the difference of the moles of Argon and Propane. Recall due to equal molar feeding, Argon contains an equivalent amount of moles as a propane pulse if no reaction occurs. It is useful to display the conversions and yields as the amount of </w:t>
      </w:r>
      <w:r w:rsidR="00DF4BCE">
        <w:rPr>
          <w:rFonts w:ascii="Times New Roman" w:hAnsi="Times New Roman" w:cs="Times New Roman"/>
        </w:rPr>
        <w:t>nmol</w:t>
      </w:r>
      <w:r w:rsidRPr="009B5FDC">
        <w:rPr>
          <w:rFonts w:ascii="Times New Roman" w:hAnsi="Times New Roman" w:cs="Times New Roman"/>
        </w:rPr>
        <w:t xml:space="preserve"> detected for each species over the course of the reaction (</w:t>
      </w:r>
      <w:r w:rsidR="00DF4BCE">
        <w:rPr>
          <w:rFonts w:ascii="Times New Roman" w:hAnsi="Times New Roman" w:cs="Times New Roman"/>
        </w:rPr>
        <w:t>nmol</w:t>
      </w:r>
      <w:r w:rsidRPr="009B5FDC">
        <w:rPr>
          <w:rFonts w:ascii="Times New Roman" w:hAnsi="Times New Roman" w:cs="Times New Roman"/>
        </w:rPr>
        <w:t xml:space="preserve">), which is displayed for the same experiment in </w:t>
      </w:r>
      <w:r w:rsidRPr="009B5FDC">
        <w:rPr>
          <w:rFonts w:ascii="Times New Roman" w:hAnsi="Times New Roman" w:cs="Times New Roman"/>
        </w:rPr>
        <w:fldChar w:fldCharType="begin"/>
      </w:r>
      <w:r w:rsidRPr="009B5FDC">
        <w:rPr>
          <w:rFonts w:ascii="Times New Roman" w:hAnsi="Times New Roman" w:cs="Times New Roman"/>
        </w:rPr>
        <w:instrText xml:space="preserve"> REF _Ref198123377 \h  \* MERGEFORMAT </w:instrText>
      </w:r>
      <w:r w:rsidRPr="009B5FDC">
        <w:rPr>
          <w:rFonts w:ascii="Times New Roman" w:hAnsi="Times New Roman" w:cs="Times New Roman"/>
        </w:rPr>
      </w:r>
      <w:r w:rsidRPr="009B5FDC">
        <w:rPr>
          <w:rFonts w:ascii="Times New Roman" w:hAnsi="Times New Roman" w:cs="Times New Roman"/>
        </w:rPr>
        <w:fldChar w:fldCharType="separate"/>
      </w:r>
      <w:r w:rsidRPr="009B5FDC">
        <w:rPr>
          <w:rFonts w:ascii="Times New Roman" w:hAnsi="Times New Roman" w:cs="Times New Roman"/>
        </w:rPr>
        <w:t>Figure 6</w:t>
      </w:r>
      <w:r w:rsidRPr="009B5FDC">
        <w:rPr>
          <w:rFonts w:ascii="Times New Roman" w:hAnsi="Times New Roman" w:cs="Times New Roman"/>
        </w:rPr>
        <w:fldChar w:fldCharType="end"/>
      </w:r>
      <w:r w:rsidRPr="009B5FDC">
        <w:rPr>
          <w:rFonts w:ascii="Times New Roman" w:hAnsi="Times New Roman" w:cs="Times New Roman"/>
        </w:rPr>
        <w:t xml:space="preserve">. This is accomplished through a calibration to determine the amount of mols of total gas delivered in a single pulse (10 </w:t>
      </w:r>
      <w:r w:rsidR="00DF4BCE">
        <w:rPr>
          <w:rFonts w:ascii="Times New Roman" w:hAnsi="Times New Roman" w:cs="Times New Roman"/>
        </w:rPr>
        <w:t>nmol</w:t>
      </w:r>
      <w:r w:rsidRPr="009B5FDC">
        <w:rPr>
          <w:rFonts w:ascii="Times New Roman" w:hAnsi="Times New Roman" w:cs="Times New Roman"/>
        </w:rPr>
        <w:t xml:space="preserve"> per pulse here). Briefly, the amount of moles in a single pulse is determined from subsequent the pressure drop acquired from the release of pulses when the feed </w:t>
      </w:r>
      <w:r w:rsidRPr="009B5FDC">
        <w:rPr>
          <w:rFonts w:ascii="Times New Roman" w:hAnsi="Times New Roman" w:cs="Times New Roman"/>
        </w:rPr>
        <w:lastRenderedPageBreak/>
        <w:t xml:space="preserve">to the pulse valve is blocked. The ratio of the measured product moment to the inert gas moment delivers the instantaneous </w:t>
      </w:r>
      <w:r w:rsidR="00DF4BCE">
        <w:rPr>
          <w:rFonts w:ascii="Times New Roman" w:hAnsi="Times New Roman" w:cs="Times New Roman"/>
        </w:rPr>
        <w:t>nmol</w:t>
      </w:r>
      <w:r w:rsidRPr="009B5FDC">
        <w:rPr>
          <w:rFonts w:ascii="Times New Roman" w:hAnsi="Times New Roman" w:cs="Times New Roman"/>
        </w:rPr>
        <w:t xml:space="preserve"> amount. The inset in </w:t>
      </w:r>
      <w:r w:rsidRPr="009B5FDC">
        <w:rPr>
          <w:rFonts w:ascii="Times New Roman" w:hAnsi="Times New Roman" w:cs="Times New Roman"/>
        </w:rPr>
        <w:fldChar w:fldCharType="begin"/>
      </w:r>
      <w:r w:rsidRPr="009B5FDC">
        <w:rPr>
          <w:rFonts w:ascii="Times New Roman" w:hAnsi="Times New Roman" w:cs="Times New Roman"/>
        </w:rPr>
        <w:instrText xml:space="preserve"> REF _Ref198123377 \h  \* MERGEFORMAT </w:instrText>
      </w:r>
      <w:r w:rsidRPr="009B5FDC">
        <w:rPr>
          <w:rFonts w:ascii="Times New Roman" w:hAnsi="Times New Roman" w:cs="Times New Roman"/>
        </w:rPr>
      </w:r>
      <w:r w:rsidRPr="009B5FDC">
        <w:rPr>
          <w:rFonts w:ascii="Times New Roman" w:hAnsi="Times New Roman" w:cs="Times New Roman"/>
        </w:rPr>
        <w:fldChar w:fldCharType="separate"/>
      </w:r>
      <w:r w:rsidRPr="009B5FDC">
        <w:rPr>
          <w:rFonts w:ascii="Times New Roman" w:hAnsi="Times New Roman" w:cs="Times New Roman"/>
        </w:rPr>
        <w:t>Figure 6</w:t>
      </w:r>
      <w:r w:rsidRPr="009B5FDC">
        <w:rPr>
          <w:rFonts w:ascii="Times New Roman" w:hAnsi="Times New Roman" w:cs="Times New Roman"/>
        </w:rPr>
        <w:fldChar w:fldCharType="end"/>
      </w:r>
      <w:r w:rsidRPr="009B5FDC">
        <w:rPr>
          <w:rFonts w:ascii="Times New Roman" w:hAnsi="Times New Roman" w:cs="Times New Roman"/>
        </w:rPr>
        <w:t xml:space="preserve"> A zooms in on the Y-axis.</w:t>
      </w:r>
    </w:p>
    <w:p w14:paraId="03298106" w14:textId="77777777" w:rsidR="00FC16B0" w:rsidRPr="009B5FDC" w:rsidRDefault="00FC16B0" w:rsidP="009B5FDC">
      <w:pPr>
        <w:pStyle w:val="Caption"/>
        <w:keepNext/>
        <w:tabs>
          <w:tab w:val="left" w:pos="750"/>
        </w:tabs>
        <w:spacing w:line="480" w:lineRule="auto"/>
        <w:jc w:val="both"/>
        <w:rPr>
          <w:rFonts w:ascii="Times New Roman" w:hAnsi="Times New Roman" w:cs="Times New Roman"/>
          <w:sz w:val="24"/>
          <w:szCs w:val="24"/>
        </w:rPr>
      </w:pPr>
      <w:r w:rsidRPr="009B5FDC">
        <w:rPr>
          <w:rFonts w:ascii="Times New Roman" w:hAnsi="Times New Roman" w:cs="Times New Roman"/>
          <w:sz w:val="24"/>
          <w:szCs w:val="24"/>
        </w:rPr>
        <w:lastRenderedPageBreak/>
        <w:tab/>
      </w:r>
      <w:r w:rsidRPr="009B5FDC">
        <w:rPr>
          <w:rFonts w:ascii="Times New Roman" w:hAnsi="Times New Roman" w:cs="Times New Roman"/>
          <w:noProof/>
          <w:sz w:val="24"/>
          <w:szCs w:val="24"/>
        </w:rPr>
        <w:drawing>
          <wp:inline distT="0" distB="0" distL="0" distR="0" wp14:anchorId="55CE6A99" wp14:editId="0A0535A4">
            <wp:extent cx="5943600" cy="7107555"/>
            <wp:effectExtent l="0" t="0" r="0" b="0"/>
            <wp:docPr id="5" name="Picture 4">
              <a:extLst xmlns:a="http://schemas.openxmlformats.org/drawingml/2006/main">
                <a:ext uri="{FF2B5EF4-FFF2-40B4-BE49-F238E27FC236}">
                  <a16:creationId xmlns:a16="http://schemas.microsoft.com/office/drawing/2014/main" id="{B451F960-CECC-43ED-D59C-E079DF35E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451F960-CECC-43ED-D59C-E079DF35E16A}"/>
                        </a:ext>
                      </a:extLst>
                    </pic:cNvPr>
                    <pic:cNvPicPr>
                      <a:picLocks noChangeAspect="1"/>
                    </pic:cNvPicPr>
                  </pic:nvPicPr>
                  <pic:blipFill>
                    <a:blip r:embed="rId20"/>
                    <a:stretch>
                      <a:fillRect/>
                    </a:stretch>
                  </pic:blipFill>
                  <pic:spPr>
                    <a:xfrm>
                      <a:off x="0" y="0"/>
                      <a:ext cx="5943600" cy="7107555"/>
                    </a:xfrm>
                    <a:prstGeom prst="rect">
                      <a:avLst/>
                    </a:prstGeom>
                  </pic:spPr>
                </pic:pic>
              </a:graphicData>
            </a:graphic>
          </wp:inline>
        </w:drawing>
      </w:r>
    </w:p>
    <w:p w14:paraId="13D4583E" w14:textId="40048859" w:rsidR="00576C4B" w:rsidRPr="009B5FDC" w:rsidRDefault="00FC16B0" w:rsidP="00813DA1">
      <w:pPr>
        <w:pStyle w:val="Caption"/>
        <w:jc w:val="both"/>
        <w:rPr>
          <w:rFonts w:ascii="Times New Roman" w:hAnsi="Times New Roman" w:cs="Times New Roman"/>
          <w:sz w:val="24"/>
          <w:szCs w:val="24"/>
        </w:rPr>
      </w:pPr>
      <w:bookmarkStart w:id="15" w:name="_Ref198128608"/>
      <w:r w:rsidRPr="009B5FDC">
        <w:rPr>
          <w:rFonts w:ascii="Times New Roman" w:hAnsi="Times New Roman" w:cs="Times New Roman"/>
          <w:sz w:val="24"/>
          <w:szCs w:val="24"/>
        </w:rPr>
        <w:t xml:space="preserve">Figure S </w:t>
      </w:r>
      <w:bookmarkEnd w:id="15"/>
      <w:r w:rsidR="00D421AE">
        <w:rPr>
          <w:rFonts w:ascii="Times New Roman" w:hAnsi="Times New Roman" w:cs="Times New Roman"/>
          <w:sz w:val="24"/>
          <w:szCs w:val="24"/>
        </w:rPr>
        <w:t>9</w:t>
      </w:r>
      <w:r w:rsidRPr="009B5FDC">
        <w:rPr>
          <w:rFonts w:ascii="Times New Roman" w:hAnsi="Times New Roman" w:cs="Times New Roman"/>
          <w:sz w:val="24"/>
          <w:szCs w:val="24"/>
        </w:rPr>
        <w:t xml:space="preserve"> - </w:t>
      </w:r>
      <w:r w:rsidR="00FF75C8" w:rsidRPr="009B5FDC">
        <w:rPr>
          <w:rFonts w:ascii="Times New Roman" w:hAnsi="Times New Roman" w:cs="Times New Roman"/>
          <w:sz w:val="24"/>
          <w:szCs w:val="24"/>
        </w:rPr>
        <w:t>Flux response signals for all detected species (omitting water) over the course of the propane pulsing in the Chrome catalyst following O</w:t>
      </w:r>
      <w:r w:rsidR="00FF75C8" w:rsidRPr="009B5FDC">
        <w:rPr>
          <w:rFonts w:ascii="Times New Roman" w:hAnsi="Times New Roman" w:cs="Times New Roman"/>
          <w:sz w:val="24"/>
          <w:szCs w:val="24"/>
          <w:vertAlign w:val="subscript"/>
        </w:rPr>
        <w:t>2</w:t>
      </w:r>
      <w:r w:rsidR="00FF75C8" w:rsidRPr="009B5FDC">
        <w:rPr>
          <w:rFonts w:ascii="Times New Roman" w:hAnsi="Times New Roman" w:cs="Times New Roman"/>
          <w:sz w:val="24"/>
          <w:szCs w:val="24"/>
        </w:rPr>
        <w:t xml:space="preserve"> pretreatment.</w:t>
      </w:r>
    </w:p>
    <w:p w14:paraId="22CFC14C" w14:textId="77777777" w:rsidR="00F24117" w:rsidRPr="009B5FDC" w:rsidRDefault="00F24117" w:rsidP="009B5FDC">
      <w:pPr>
        <w:spacing w:line="480" w:lineRule="auto"/>
        <w:rPr>
          <w:rFonts w:ascii="Times New Roman" w:hAnsi="Times New Roman" w:cs="Times New Roman"/>
        </w:rPr>
      </w:pPr>
    </w:p>
    <w:p w14:paraId="75B729AE" w14:textId="77777777" w:rsidR="003E6488" w:rsidRPr="009B5FDC" w:rsidRDefault="003E6488" w:rsidP="009B5FDC">
      <w:pPr>
        <w:keepNext/>
        <w:spacing w:line="480" w:lineRule="auto"/>
        <w:rPr>
          <w:rFonts w:ascii="Times New Roman" w:hAnsi="Times New Roman" w:cs="Times New Roman"/>
        </w:rPr>
      </w:pPr>
      <w:r w:rsidRPr="009B5FDC">
        <w:rPr>
          <w:rFonts w:ascii="Times New Roman" w:hAnsi="Times New Roman" w:cs="Times New Roman"/>
          <w:noProof/>
        </w:rPr>
        <w:drawing>
          <wp:inline distT="0" distB="0" distL="0" distR="0" wp14:anchorId="57152457" wp14:editId="111E8745">
            <wp:extent cx="5873750" cy="2127250"/>
            <wp:effectExtent l="0" t="0" r="0" b="6350"/>
            <wp:docPr id="1851595064" name="Picture 3"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5064" name="Picture 3" descr="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3750" cy="2127250"/>
                    </a:xfrm>
                    <a:prstGeom prst="rect">
                      <a:avLst/>
                    </a:prstGeom>
                    <a:noFill/>
                    <a:ln>
                      <a:noFill/>
                    </a:ln>
                  </pic:spPr>
                </pic:pic>
              </a:graphicData>
            </a:graphic>
          </wp:inline>
        </w:drawing>
      </w:r>
    </w:p>
    <w:p w14:paraId="3C5D1B96" w14:textId="305CD9F5" w:rsidR="00F24117" w:rsidRPr="009B5FDC" w:rsidRDefault="003E6488" w:rsidP="00813DA1">
      <w:pPr>
        <w:spacing w:line="240" w:lineRule="auto"/>
        <w:rPr>
          <w:rFonts w:ascii="Times New Roman" w:hAnsi="Times New Roman" w:cs="Times New Roman"/>
        </w:rPr>
      </w:pPr>
      <w:r w:rsidRPr="009B5FDC">
        <w:rPr>
          <w:rFonts w:ascii="Times New Roman" w:hAnsi="Times New Roman" w:cs="Times New Roman"/>
        </w:rPr>
        <w:t xml:space="preserve">Figure S </w:t>
      </w:r>
      <w:r w:rsidR="00E72F93">
        <w:rPr>
          <w:rFonts w:ascii="Times New Roman" w:hAnsi="Times New Roman" w:cs="Times New Roman"/>
        </w:rPr>
        <w:t>1</w:t>
      </w:r>
      <w:r w:rsidR="00D421AE">
        <w:rPr>
          <w:rFonts w:ascii="Times New Roman" w:hAnsi="Times New Roman" w:cs="Times New Roman"/>
        </w:rPr>
        <w:t>0</w:t>
      </w:r>
      <w:r w:rsidRPr="009B5FDC">
        <w:rPr>
          <w:rFonts w:ascii="Times New Roman" w:hAnsi="Times New Roman" w:cs="Times New Roman"/>
        </w:rPr>
        <w:t xml:space="preserve">  - Rate and Concentration petals calculated with either the G or Y procedure (6 pt smoothing) as labeled on each plot. The amount of </w:t>
      </w:r>
      <w:r w:rsidR="00DF4BCE">
        <w:rPr>
          <w:rFonts w:ascii="Times New Roman" w:hAnsi="Times New Roman" w:cs="Times New Roman"/>
        </w:rPr>
        <w:t>nmol</w:t>
      </w:r>
      <w:r w:rsidRPr="009B5FDC">
        <w:rPr>
          <w:rFonts w:ascii="Times New Roman" w:hAnsi="Times New Roman" w:cs="Times New Roman"/>
        </w:rPr>
        <w:t xml:space="preserve"> of propane pulsed following the color scheme purple to yellow. All y units = Rate [nmol/s g</w:t>
      </w:r>
      <w:r w:rsidRPr="009B5FDC">
        <w:rPr>
          <w:rFonts w:ascii="Times New Roman" w:hAnsi="Times New Roman" w:cs="Times New Roman"/>
          <w:vertAlign w:val="subscript"/>
        </w:rPr>
        <w:t>cat</w:t>
      </w:r>
      <w:r w:rsidRPr="009B5FDC">
        <w:rPr>
          <w:rFonts w:ascii="Times New Roman" w:hAnsi="Times New Roman" w:cs="Times New Roman"/>
        </w:rPr>
        <w:t>]. All x units = Concentration [10</w:t>
      </w:r>
      <w:r w:rsidRPr="009B5FDC">
        <w:rPr>
          <w:rFonts w:ascii="Times New Roman" w:hAnsi="Times New Roman" w:cs="Times New Roman"/>
          <w:vertAlign w:val="superscript"/>
        </w:rPr>
        <w:t xml:space="preserve">2 </w:t>
      </w:r>
      <w:r w:rsidRPr="009B5FDC">
        <w:rPr>
          <w:rFonts w:ascii="Times New Roman" w:hAnsi="Times New Roman" w:cs="Times New Roman"/>
        </w:rPr>
        <w:t>mol/m</w:t>
      </w:r>
      <w:r w:rsidRPr="009B5FDC">
        <w:rPr>
          <w:rFonts w:ascii="Times New Roman" w:hAnsi="Times New Roman" w:cs="Times New Roman"/>
          <w:vertAlign w:val="superscript"/>
        </w:rPr>
        <w:t>3</w:t>
      </w:r>
      <w:r w:rsidRPr="009B5FDC">
        <w:rPr>
          <w:rFonts w:ascii="Times New Roman" w:hAnsi="Times New Roman" w:cs="Times New Roman"/>
        </w:rPr>
        <w:t>].</w:t>
      </w:r>
    </w:p>
    <w:p w14:paraId="7655A6CE" w14:textId="00AB2164" w:rsidR="00563152" w:rsidRPr="009B5FDC" w:rsidRDefault="00563152" w:rsidP="009B5FDC">
      <w:pPr>
        <w:spacing w:line="480" w:lineRule="auto"/>
        <w:rPr>
          <w:rFonts w:ascii="Times New Roman" w:hAnsi="Times New Roman" w:cs="Times New Roman"/>
        </w:rPr>
      </w:pPr>
      <w:r w:rsidRPr="009B5FDC">
        <w:rPr>
          <w:rFonts w:ascii="Times New Roman" w:hAnsi="Times New Roman" w:cs="Times New Roman"/>
        </w:rPr>
        <w:fldChar w:fldCharType="begin"/>
      </w:r>
      <w:r w:rsidRPr="009B5FDC">
        <w:rPr>
          <w:rFonts w:ascii="Times New Roman" w:hAnsi="Times New Roman" w:cs="Times New Roman"/>
        </w:rPr>
        <w:instrText xml:space="preserve"> REF _Ref198124302 \h  \* MERGEFORMAT </w:instrText>
      </w:r>
      <w:r w:rsidRPr="009B5FDC">
        <w:rPr>
          <w:rFonts w:ascii="Times New Roman" w:hAnsi="Times New Roman" w:cs="Times New Roman"/>
        </w:rPr>
      </w:r>
      <w:r w:rsidRPr="009B5FDC">
        <w:rPr>
          <w:rFonts w:ascii="Times New Roman" w:hAnsi="Times New Roman" w:cs="Times New Roman"/>
        </w:rPr>
        <w:fldChar w:fldCharType="separate"/>
      </w:r>
      <w:r w:rsidRPr="009B5FDC">
        <w:rPr>
          <w:rFonts w:ascii="Times New Roman" w:hAnsi="Times New Roman" w:cs="Times New Roman"/>
        </w:rPr>
        <w:t>Figure S1</w:t>
      </w:r>
      <w:r w:rsidR="00CC570B">
        <w:rPr>
          <w:rFonts w:ascii="Times New Roman" w:hAnsi="Times New Roman" w:cs="Times New Roman"/>
        </w:rPr>
        <w:t>1</w:t>
      </w:r>
      <w:r w:rsidRPr="009B5FDC">
        <w:rPr>
          <w:rFonts w:ascii="Times New Roman" w:hAnsi="Times New Roman" w:cs="Times New Roman"/>
        </w:rPr>
        <w:fldChar w:fldCharType="end"/>
      </w:r>
      <w:r w:rsidRPr="009B5FDC">
        <w:rPr>
          <w:rFonts w:ascii="Times New Roman" w:hAnsi="Times New Roman" w:cs="Times New Roman"/>
        </w:rPr>
        <w:t xml:space="preserve"> A and B differ only in their Rate/Concentration (RC) calculation methods: G and Y procedures, respectively. Both methods yield similar petal shapes and trends, indicating that the exit flux scaling method is less critical than defragmentation.</w:t>
      </w:r>
    </w:p>
    <w:p w14:paraId="7E0A227B" w14:textId="63599620" w:rsidR="008E4D45" w:rsidRPr="00130DF2" w:rsidRDefault="00813DA1" w:rsidP="00D16742">
      <w:pPr>
        <w:spacing w:line="240" w:lineRule="auto"/>
        <w:rPr>
          <w:rFonts w:ascii="Times New Roman" w:hAnsi="Times New Roman" w:cs="Times New Roman"/>
          <w:b/>
          <w:bCs/>
        </w:rPr>
      </w:pPr>
      <w:r w:rsidRPr="00130DF2">
        <w:rPr>
          <w:rFonts w:ascii="Times New Roman" w:hAnsi="Times New Roman" w:cs="Times New Roman"/>
          <w:b/>
          <w:bCs/>
        </w:rPr>
        <w:t xml:space="preserve">References: </w:t>
      </w:r>
    </w:p>
    <w:p w14:paraId="40379E2F" w14:textId="200012FD" w:rsidR="00D9272B" w:rsidRPr="00D9272B" w:rsidRDefault="00576C4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fldChar w:fldCharType="begin"/>
      </w:r>
      <w:r w:rsidRPr="00D9272B">
        <w:rPr>
          <w:rFonts w:ascii="Times" w:hAnsi="Times" w:cs="Times"/>
          <w:sz w:val="22"/>
          <w:szCs w:val="22"/>
        </w:rPr>
        <w:instrText xml:space="preserve"> ADDIN EN.REFLIST </w:instrText>
      </w:r>
      <w:r w:rsidRPr="00D9272B">
        <w:rPr>
          <w:rFonts w:ascii="Times" w:hAnsi="Times" w:cs="Times"/>
          <w:sz w:val="22"/>
          <w:szCs w:val="22"/>
        </w:rPr>
        <w:fldChar w:fldCharType="separate"/>
      </w:r>
      <w:r w:rsidR="00D9272B" w:rsidRPr="00D9272B">
        <w:rPr>
          <w:rFonts w:ascii="Times" w:hAnsi="Times" w:cs="Times"/>
          <w:sz w:val="22"/>
          <w:szCs w:val="22"/>
        </w:rPr>
        <w:t>1.</w:t>
      </w:r>
      <w:r w:rsidR="00D9272B" w:rsidRPr="00D9272B">
        <w:rPr>
          <w:rFonts w:ascii="Times" w:hAnsi="Times" w:cs="Times"/>
          <w:sz w:val="22"/>
          <w:szCs w:val="22"/>
        </w:rPr>
        <w:tab/>
      </w:r>
      <w:r w:rsidR="00D9272B" w:rsidRPr="00D9272B">
        <w:rPr>
          <w:rFonts w:ascii="Times" w:hAnsi="Times" w:cs="Times"/>
          <w:i/>
          <w:sz w:val="22"/>
          <w:szCs w:val="22"/>
        </w:rPr>
        <w:t>Benzenamine, N,N-dimethyl-</w:t>
      </w:r>
      <w:r w:rsidR="00D9272B" w:rsidRPr="00D9272B">
        <w:rPr>
          <w:rFonts w:ascii="Times" w:hAnsi="Times" w:cs="Times"/>
          <w:sz w:val="22"/>
          <w:szCs w:val="22"/>
        </w:rPr>
        <w:t xml:space="preserve">. 2025  [cited 2025; Available from: </w:t>
      </w:r>
      <w:hyperlink r:id="rId22" w:anchor="Mass-Spec" w:history="1">
        <w:r w:rsidR="00D9272B" w:rsidRPr="00D9272B">
          <w:rPr>
            <w:rStyle w:val="Hyperlink"/>
            <w:rFonts w:ascii="Times" w:hAnsi="Times" w:cs="Times"/>
            <w:sz w:val="22"/>
            <w:szCs w:val="22"/>
          </w:rPr>
          <w:t>https://webbook.nist.gov/cgi/cbook.cgi?ID=C74986&amp;Mask=200#Mass-Spec</w:t>
        </w:r>
      </w:hyperlink>
      <w:r w:rsidR="00D9272B" w:rsidRPr="00D9272B">
        <w:rPr>
          <w:rFonts w:ascii="Times" w:hAnsi="Times" w:cs="Times"/>
          <w:sz w:val="22"/>
          <w:szCs w:val="22"/>
        </w:rPr>
        <w:t>.</w:t>
      </w:r>
    </w:p>
    <w:p w14:paraId="2FA5F6C7" w14:textId="77777777" w:rsidR="00D9272B" w:rsidRPr="00D9272B" w:rsidRDefault="00D9272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t>2.</w:t>
      </w:r>
      <w:r w:rsidRPr="00D9272B">
        <w:rPr>
          <w:rFonts w:ascii="Times" w:hAnsi="Times" w:cs="Times"/>
          <w:sz w:val="22"/>
          <w:szCs w:val="22"/>
        </w:rPr>
        <w:tab/>
        <w:t xml:space="preserve">Knoll, D.A. and D.E. Keyes, </w:t>
      </w:r>
      <w:r w:rsidRPr="00D9272B">
        <w:rPr>
          <w:rFonts w:ascii="Times" w:hAnsi="Times" w:cs="Times"/>
          <w:i/>
          <w:sz w:val="22"/>
          <w:szCs w:val="22"/>
        </w:rPr>
        <w:t>Jacobian-free Newton–Krylov methods: a survey of approaches and applications.</w:t>
      </w:r>
      <w:r w:rsidRPr="00D9272B">
        <w:rPr>
          <w:rFonts w:ascii="Times" w:hAnsi="Times" w:cs="Times"/>
          <w:sz w:val="22"/>
          <w:szCs w:val="22"/>
        </w:rPr>
        <w:t xml:space="preserve"> Journal of Computational Physics, 2004. </w:t>
      </w:r>
      <w:r w:rsidRPr="00D9272B">
        <w:rPr>
          <w:rFonts w:ascii="Times" w:hAnsi="Times" w:cs="Times"/>
          <w:b/>
          <w:sz w:val="22"/>
          <w:szCs w:val="22"/>
        </w:rPr>
        <w:t>193</w:t>
      </w:r>
      <w:r w:rsidRPr="00D9272B">
        <w:rPr>
          <w:rFonts w:ascii="Times" w:hAnsi="Times" w:cs="Times"/>
          <w:sz w:val="22"/>
          <w:szCs w:val="22"/>
        </w:rPr>
        <w:t>(2): p. 357-397.</w:t>
      </w:r>
    </w:p>
    <w:p w14:paraId="49096BE5" w14:textId="77777777" w:rsidR="00D9272B" w:rsidRPr="00D9272B" w:rsidRDefault="00D9272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t>3.</w:t>
      </w:r>
      <w:r w:rsidRPr="00D9272B">
        <w:rPr>
          <w:rFonts w:ascii="Times" w:hAnsi="Times" w:cs="Times"/>
          <w:sz w:val="22"/>
          <w:szCs w:val="22"/>
        </w:rPr>
        <w:tab/>
        <w:t xml:space="preserve">Chen, D. and R.J. Plemmons, </w:t>
      </w:r>
      <w:r w:rsidRPr="00D9272B">
        <w:rPr>
          <w:rFonts w:ascii="Times" w:hAnsi="Times" w:cs="Times"/>
          <w:i/>
          <w:sz w:val="22"/>
          <w:szCs w:val="22"/>
        </w:rPr>
        <w:t>Nonnegativity constraints in numerical analysis</w:t>
      </w:r>
      <w:r w:rsidRPr="00D9272B">
        <w:rPr>
          <w:rFonts w:ascii="Times" w:hAnsi="Times" w:cs="Times"/>
          <w:sz w:val="22"/>
          <w:szCs w:val="22"/>
        </w:rPr>
        <w:t xml:space="preserve">, in </w:t>
      </w:r>
      <w:r w:rsidRPr="00D9272B">
        <w:rPr>
          <w:rFonts w:ascii="Times" w:hAnsi="Times" w:cs="Times"/>
          <w:i/>
          <w:sz w:val="22"/>
          <w:szCs w:val="22"/>
        </w:rPr>
        <w:t>The birth of numerical analysis</w:t>
      </w:r>
      <w:r w:rsidRPr="00D9272B">
        <w:rPr>
          <w:rFonts w:ascii="Times" w:hAnsi="Times" w:cs="Times"/>
          <w:sz w:val="22"/>
          <w:szCs w:val="22"/>
        </w:rPr>
        <w:t>. 2010, World Scientific. p. 109-139.</w:t>
      </w:r>
    </w:p>
    <w:p w14:paraId="769A19D2" w14:textId="77777777" w:rsidR="00D9272B" w:rsidRPr="00D9272B" w:rsidRDefault="00D9272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t>4.</w:t>
      </w:r>
      <w:r w:rsidRPr="00D9272B">
        <w:rPr>
          <w:rFonts w:ascii="Times" w:hAnsi="Times" w:cs="Times"/>
          <w:sz w:val="22"/>
          <w:szCs w:val="22"/>
        </w:rPr>
        <w:tab/>
        <w:t xml:space="preserve">Kunz, M.R., et al., </w:t>
      </w:r>
      <w:r w:rsidRPr="00D9272B">
        <w:rPr>
          <w:rFonts w:ascii="Times" w:hAnsi="Times" w:cs="Times"/>
          <w:i/>
          <w:sz w:val="22"/>
          <w:szCs w:val="22"/>
        </w:rPr>
        <w:t>Pulse response analysis using the Y-procedure: A data science approach.</w:t>
      </w:r>
      <w:r w:rsidRPr="00D9272B">
        <w:rPr>
          <w:rFonts w:ascii="Times" w:hAnsi="Times" w:cs="Times"/>
          <w:sz w:val="22"/>
          <w:szCs w:val="22"/>
        </w:rPr>
        <w:t xml:space="preserve"> Chemical Engineering Science, 2018. </w:t>
      </w:r>
      <w:r w:rsidRPr="00D9272B">
        <w:rPr>
          <w:rFonts w:ascii="Times" w:hAnsi="Times" w:cs="Times"/>
          <w:b/>
          <w:sz w:val="22"/>
          <w:szCs w:val="22"/>
        </w:rPr>
        <w:t>192</w:t>
      </w:r>
      <w:r w:rsidRPr="00D9272B">
        <w:rPr>
          <w:rFonts w:ascii="Times" w:hAnsi="Times" w:cs="Times"/>
          <w:sz w:val="22"/>
          <w:szCs w:val="22"/>
        </w:rPr>
        <w:t>: p. 46-60.</w:t>
      </w:r>
    </w:p>
    <w:p w14:paraId="1F1F65CC" w14:textId="77777777" w:rsidR="00D9272B" w:rsidRPr="00D9272B" w:rsidRDefault="00D9272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t>5.</w:t>
      </w:r>
      <w:r w:rsidRPr="00D9272B">
        <w:rPr>
          <w:rFonts w:ascii="Times" w:hAnsi="Times" w:cs="Times"/>
          <w:sz w:val="22"/>
          <w:szCs w:val="22"/>
        </w:rPr>
        <w:tab/>
        <w:t xml:space="preserve">Wang, S., et al., </w:t>
      </w:r>
      <w:r w:rsidRPr="00D9272B">
        <w:rPr>
          <w:rFonts w:ascii="Times" w:hAnsi="Times" w:cs="Times"/>
          <w:i/>
          <w:sz w:val="22"/>
          <w:szCs w:val="22"/>
        </w:rPr>
        <w:t>A Simulation Framework for Understanding Transport and Kinetics in Transient Reactor Experiments.</w:t>
      </w:r>
      <w:r w:rsidRPr="00D9272B">
        <w:rPr>
          <w:rFonts w:ascii="Times" w:hAnsi="Times" w:cs="Times"/>
          <w:sz w:val="22"/>
          <w:szCs w:val="22"/>
        </w:rPr>
        <w:t xml:space="preserve"> 2025.</w:t>
      </w:r>
    </w:p>
    <w:p w14:paraId="23DA93F5" w14:textId="77777777" w:rsidR="00D9272B" w:rsidRPr="00D9272B" w:rsidRDefault="00D9272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t>6.</w:t>
      </w:r>
      <w:r w:rsidRPr="00D9272B">
        <w:rPr>
          <w:rFonts w:ascii="Times" w:hAnsi="Times" w:cs="Times"/>
          <w:sz w:val="22"/>
          <w:szCs w:val="22"/>
        </w:rPr>
        <w:tab/>
        <w:t xml:space="preserve">Strang, G., </w:t>
      </w:r>
      <w:r w:rsidRPr="00D9272B">
        <w:rPr>
          <w:rFonts w:ascii="Times" w:hAnsi="Times" w:cs="Times"/>
          <w:i/>
          <w:sz w:val="22"/>
          <w:szCs w:val="22"/>
        </w:rPr>
        <w:t>Introduction to linear algebra</w:t>
      </w:r>
      <w:r w:rsidRPr="00D9272B">
        <w:rPr>
          <w:rFonts w:ascii="Times" w:hAnsi="Times" w:cs="Times"/>
          <w:sz w:val="22"/>
          <w:szCs w:val="22"/>
        </w:rPr>
        <w:t>. 2022: SIAM.</w:t>
      </w:r>
    </w:p>
    <w:p w14:paraId="077F847E" w14:textId="77777777" w:rsidR="00D9272B" w:rsidRPr="00D9272B" w:rsidRDefault="00D9272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t>7.</w:t>
      </w:r>
      <w:r w:rsidRPr="00D9272B">
        <w:rPr>
          <w:rFonts w:ascii="Times" w:hAnsi="Times" w:cs="Times"/>
          <w:sz w:val="22"/>
          <w:szCs w:val="22"/>
        </w:rPr>
        <w:tab/>
        <w:t xml:space="preserve">Redekop, E.A., et al., </w:t>
      </w:r>
      <w:r w:rsidRPr="00D9272B">
        <w:rPr>
          <w:rFonts w:ascii="Times" w:hAnsi="Times" w:cs="Times"/>
          <w:i/>
          <w:sz w:val="22"/>
          <w:szCs w:val="22"/>
        </w:rPr>
        <w:t>The Y-Procedure methodology for the interpretation of transient kinetic data: Analysis of irreversible adsorption.</w:t>
      </w:r>
      <w:r w:rsidRPr="00D9272B">
        <w:rPr>
          <w:rFonts w:ascii="Times" w:hAnsi="Times" w:cs="Times"/>
          <w:sz w:val="22"/>
          <w:szCs w:val="22"/>
        </w:rPr>
        <w:t xml:space="preserve"> Chemical engineering science, 2011. </w:t>
      </w:r>
      <w:r w:rsidRPr="00D9272B">
        <w:rPr>
          <w:rFonts w:ascii="Times" w:hAnsi="Times" w:cs="Times"/>
          <w:b/>
          <w:sz w:val="22"/>
          <w:szCs w:val="22"/>
        </w:rPr>
        <w:t>66</w:t>
      </w:r>
      <w:r w:rsidRPr="00D9272B">
        <w:rPr>
          <w:rFonts w:ascii="Times" w:hAnsi="Times" w:cs="Times"/>
          <w:sz w:val="22"/>
          <w:szCs w:val="22"/>
        </w:rPr>
        <w:t>(24): p. 6441-6452.</w:t>
      </w:r>
    </w:p>
    <w:p w14:paraId="183BA9B9" w14:textId="77777777" w:rsidR="00D9272B" w:rsidRPr="00D9272B" w:rsidRDefault="00D9272B" w:rsidP="00D9272B">
      <w:pPr>
        <w:pStyle w:val="EndNoteBibliography"/>
        <w:spacing w:after="0"/>
        <w:ind w:left="720" w:hanging="720"/>
        <w:jc w:val="left"/>
        <w:rPr>
          <w:rFonts w:ascii="Times" w:hAnsi="Times" w:cs="Times"/>
          <w:sz w:val="22"/>
          <w:szCs w:val="22"/>
        </w:rPr>
      </w:pPr>
      <w:r w:rsidRPr="00D9272B">
        <w:rPr>
          <w:rFonts w:ascii="Times" w:hAnsi="Times" w:cs="Times"/>
          <w:sz w:val="22"/>
          <w:szCs w:val="22"/>
        </w:rPr>
        <w:t>8.</w:t>
      </w:r>
      <w:r w:rsidRPr="00D9272B">
        <w:rPr>
          <w:rFonts w:ascii="Times" w:hAnsi="Times" w:cs="Times"/>
          <w:sz w:val="22"/>
          <w:szCs w:val="22"/>
        </w:rPr>
        <w:tab/>
        <w:t xml:space="preserve">Yablonsky, G.S., et al., </w:t>
      </w:r>
      <w:r w:rsidRPr="00D9272B">
        <w:rPr>
          <w:rFonts w:ascii="Times" w:hAnsi="Times" w:cs="Times"/>
          <w:i/>
          <w:sz w:val="22"/>
          <w:szCs w:val="22"/>
        </w:rPr>
        <w:t>The Y-procedure: How to extract the chemical transformation rate from reaction–diffusion data with no assumption on the kinetic model.</w:t>
      </w:r>
      <w:r w:rsidRPr="00D9272B">
        <w:rPr>
          <w:rFonts w:ascii="Times" w:hAnsi="Times" w:cs="Times"/>
          <w:sz w:val="22"/>
          <w:szCs w:val="22"/>
        </w:rPr>
        <w:t xml:space="preserve"> Chemical Engineering Science, 2007. </w:t>
      </w:r>
      <w:r w:rsidRPr="00D9272B">
        <w:rPr>
          <w:rFonts w:ascii="Times" w:hAnsi="Times" w:cs="Times"/>
          <w:b/>
          <w:sz w:val="22"/>
          <w:szCs w:val="22"/>
        </w:rPr>
        <w:t>62</w:t>
      </w:r>
      <w:r w:rsidRPr="00D9272B">
        <w:rPr>
          <w:rFonts w:ascii="Times" w:hAnsi="Times" w:cs="Times"/>
          <w:sz w:val="22"/>
          <w:szCs w:val="22"/>
        </w:rPr>
        <w:t>(23): p. 6754-6767.</w:t>
      </w:r>
    </w:p>
    <w:p w14:paraId="220E0E78" w14:textId="63943E0C" w:rsidR="00DD2F60" w:rsidRPr="009B5FDC" w:rsidRDefault="00D9272B" w:rsidP="00D9272B">
      <w:pPr>
        <w:pStyle w:val="EndNoteBibliography"/>
        <w:ind w:left="720" w:hanging="720"/>
        <w:jc w:val="left"/>
        <w:rPr>
          <w:rFonts w:ascii="Times New Roman" w:hAnsi="Times New Roman" w:cs="Times New Roman"/>
          <w:sz w:val="24"/>
        </w:rPr>
      </w:pPr>
      <w:r w:rsidRPr="00D9272B">
        <w:rPr>
          <w:rFonts w:ascii="Times" w:hAnsi="Times" w:cs="Times"/>
          <w:sz w:val="22"/>
          <w:szCs w:val="22"/>
        </w:rPr>
        <w:t>9.</w:t>
      </w:r>
      <w:r w:rsidRPr="00D9272B">
        <w:rPr>
          <w:rFonts w:ascii="Times" w:hAnsi="Times" w:cs="Times"/>
          <w:sz w:val="22"/>
          <w:szCs w:val="22"/>
        </w:rPr>
        <w:tab/>
        <w:t xml:space="preserve">Fogler, H.S., </w:t>
      </w:r>
      <w:r w:rsidRPr="00D9272B">
        <w:rPr>
          <w:rFonts w:ascii="Times" w:hAnsi="Times" w:cs="Times"/>
          <w:i/>
          <w:sz w:val="22"/>
          <w:szCs w:val="22"/>
        </w:rPr>
        <w:t>Elements of Chemical Reaction Engineering</w:t>
      </w:r>
      <w:r w:rsidRPr="00D9272B">
        <w:rPr>
          <w:rFonts w:ascii="Times" w:hAnsi="Times" w:cs="Times"/>
          <w:sz w:val="22"/>
          <w:szCs w:val="22"/>
        </w:rPr>
        <w:t>. 5 ed. 2016, Pretince Hall.</w:t>
      </w:r>
      <w:r w:rsidR="00576C4B" w:rsidRPr="00D9272B">
        <w:rPr>
          <w:rFonts w:ascii="Times" w:hAnsi="Times" w:cs="Times"/>
          <w:sz w:val="22"/>
          <w:szCs w:val="22"/>
        </w:rPr>
        <w:fldChar w:fldCharType="end"/>
      </w:r>
    </w:p>
    <w:sectPr w:rsidR="00DD2F60" w:rsidRPr="009B5FDC">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hengguang Wang" w:date="2025-06-05T11:18:00Z" w:initials="SW">
    <w:p w14:paraId="1904A7FE" w14:textId="77777777" w:rsidR="00B9456E" w:rsidRDefault="00B9456E" w:rsidP="00B9456E">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04A7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2B56EA" w16cex:dateUtc="2025-06-05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04A7FE" w16cid:durableId="6D2B5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0848" w14:textId="77777777" w:rsidR="000E5A6D" w:rsidRDefault="000E5A6D" w:rsidP="00366B99">
      <w:pPr>
        <w:spacing w:after="0" w:line="240" w:lineRule="auto"/>
      </w:pPr>
      <w:r>
        <w:separator/>
      </w:r>
    </w:p>
  </w:endnote>
  <w:endnote w:type="continuationSeparator" w:id="0">
    <w:p w14:paraId="32DF1650" w14:textId="77777777" w:rsidR="000E5A6D" w:rsidRDefault="000E5A6D" w:rsidP="00366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F5CE" w14:textId="77777777" w:rsidR="008E3E2F" w:rsidRDefault="008E3E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6" w:author="Shengguang Wang" w:date="2025-05-14T20:03:00Z"/>
  <w:sdt>
    <w:sdtPr>
      <w:id w:val="-777712229"/>
      <w:docPartObj>
        <w:docPartGallery w:val="Page Numbers (Bottom of Page)"/>
        <w:docPartUnique/>
      </w:docPartObj>
    </w:sdtPr>
    <w:sdtEndPr>
      <w:rPr>
        <w:noProof/>
      </w:rPr>
    </w:sdtEndPr>
    <w:sdtContent>
      <w:customXmlInsRangeEnd w:id="16"/>
      <w:p w14:paraId="2F60F161" w14:textId="182F4768" w:rsidR="00610D09" w:rsidRDefault="00610D09">
        <w:pPr>
          <w:pStyle w:val="Footer"/>
          <w:jc w:val="center"/>
          <w:rPr>
            <w:ins w:id="17" w:author="Shengguang Wang" w:date="2025-05-14T20:03:00Z" w16du:dateUtc="2025-05-15T02:03:00Z"/>
          </w:rPr>
        </w:pPr>
        <w:ins w:id="18" w:author="Shengguang Wang" w:date="2025-05-14T20:03:00Z" w16du:dateUtc="2025-05-15T02:03:00Z">
          <w:r>
            <w:fldChar w:fldCharType="begin"/>
          </w:r>
          <w:r>
            <w:instrText xml:space="preserve"> PAGE   \* MERGEFORMAT </w:instrText>
          </w:r>
          <w:r>
            <w:fldChar w:fldCharType="separate"/>
          </w:r>
          <w:r>
            <w:rPr>
              <w:noProof/>
            </w:rPr>
            <w:t>2</w:t>
          </w:r>
          <w:r>
            <w:rPr>
              <w:noProof/>
            </w:rPr>
            <w:fldChar w:fldCharType="end"/>
          </w:r>
        </w:ins>
      </w:p>
      <w:customXmlInsRangeStart w:id="19" w:author="Shengguang Wang" w:date="2025-05-14T20:03:00Z"/>
    </w:sdtContent>
  </w:sdt>
  <w:customXmlInsRangeEnd w:id="19"/>
  <w:p w14:paraId="464C2B47" w14:textId="77777777" w:rsidR="00610D09" w:rsidRDefault="00610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59B" w14:textId="77777777" w:rsidR="008E3E2F" w:rsidRDefault="008E3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1B4D" w14:textId="77777777" w:rsidR="000E5A6D" w:rsidRDefault="000E5A6D" w:rsidP="00366B99">
      <w:pPr>
        <w:spacing w:after="0" w:line="240" w:lineRule="auto"/>
      </w:pPr>
      <w:r>
        <w:separator/>
      </w:r>
    </w:p>
  </w:footnote>
  <w:footnote w:type="continuationSeparator" w:id="0">
    <w:p w14:paraId="347B33B5" w14:textId="77777777" w:rsidR="000E5A6D" w:rsidRDefault="000E5A6D" w:rsidP="00366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B9D0" w14:textId="77777777" w:rsidR="008E3E2F" w:rsidRDefault="008E3E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12C7" w14:textId="0216C04C" w:rsidR="008E3E2F" w:rsidRDefault="008E3E2F">
    <w:pPr>
      <w:pStyle w:val="Header"/>
    </w:pPr>
    <w:r w:rsidRPr="008E3E2F">
      <w:t>Copyright 2026, Battelle Energy Alliance, LLC,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F27C" w14:textId="77777777" w:rsidR="008E3E2F" w:rsidRDefault="008E3E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518E0"/>
    <w:multiLevelType w:val="hybridMultilevel"/>
    <w:tmpl w:val="16482D62"/>
    <w:lvl w:ilvl="0" w:tplc="623CF314">
      <w:start w:val="1"/>
      <w:numFmt w:val="decimal"/>
      <w:lvlText w:val="%1)"/>
      <w:lvlJc w:val="left"/>
      <w:pPr>
        <w:ind w:left="1020" w:hanging="360"/>
      </w:pPr>
    </w:lvl>
    <w:lvl w:ilvl="1" w:tplc="11F09C60">
      <w:start w:val="1"/>
      <w:numFmt w:val="decimal"/>
      <w:lvlText w:val="%2)"/>
      <w:lvlJc w:val="left"/>
      <w:pPr>
        <w:ind w:left="1020" w:hanging="360"/>
      </w:pPr>
    </w:lvl>
    <w:lvl w:ilvl="2" w:tplc="7A605B88">
      <w:start w:val="1"/>
      <w:numFmt w:val="decimal"/>
      <w:lvlText w:val="%3)"/>
      <w:lvlJc w:val="left"/>
      <w:pPr>
        <w:ind w:left="1020" w:hanging="360"/>
      </w:pPr>
    </w:lvl>
    <w:lvl w:ilvl="3" w:tplc="E22C767A">
      <w:start w:val="1"/>
      <w:numFmt w:val="decimal"/>
      <w:lvlText w:val="%4)"/>
      <w:lvlJc w:val="left"/>
      <w:pPr>
        <w:ind w:left="1020" w:hanging="360"/>
      </w:pPr>
    </w:lvl>
    <w:lvl w:ilvl="4" w:tplc="8B18B346">
      <w:start w:val="1"/>
      <w:numFmt w:val="decimal"/>
      <w:lvlText w:val="%5)"/>
      <w:lvlJc w:val="left"/>
      <w:pPr>
        <w:ind w:left="1020" w:hanging="360"/>
      </w:pPr>
    </w:lvl>
    <w:lvl w:ilvl="5" w:tplc="2C6A6CE4">
      <w:start w:val="1"/>
      <w:numFmt w:val="decimal"/>
      <w:lvlText w:val="%6)"/>
      <w:lvlJc w:val="left"/>
      <w:pPr>
        <w:ind w:left="1020" w:hanging="360"/>
      </w:pPr>
    </w:lvl>
    <w:lvl w:ilvl="6" w:tplc="D9C60D1C">
      <w:start w:val="1"/>
      <w:numFmt w:val="decimal"/>
      <w:lvlText w:val="%7)"/>
      <w:lvlJc w:val="left"/>
      <w:pPr>
        <w:ind w:left="1020" w:hanging="360"/>
      </w:pPr>
    </w:lvl>
    <w:lvl w:ilvl="7" w:tplc="3E0A549E">
      <w:start w:val="1"/>
      <w:numFmt w:val="decimal"/>
      <w:lvlText w:val="%8)"/>
      <w:lvlJc w:val="left"/>
      <w:pPr>
        <w:ind w:left="1020" w:hanging="360"/>
      </w:pPr>
    </w:lvl>
    <w:lvl w:ilvl="8" w:tplc="8920FB60">
      <w:start w:val="1"/>
      <w:numFmt w:val="decimal"/>
      <w:lvlText w:val="%9)"/>
      <w:lvlJc w:val="left"/>
      <w:pPr>
        <w:ind w:left="1020" w:hanging="360"/>
      </w:pPr>
    </w:lvl>
  </w:abstractNum>
  <w:num w:numId="1" w16cid:durableId="1701430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ngguang Wang">
    <w15:presenceInfo w15:providerId="AD" w15:userId="S::Shengguang.Wang@inl.gov::cf8f610a-b30e-47f1-8e50-770839a9b7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DE6887"/>
    <w:rsid w:val="00003BD3"/>
    <w:rsid w:val="00022065"/>
    <w:rsid w:val="000471B5"/>
    <w:rsid w:val="00050D58"/>
    <w:rsid w:val="00050D9B"/>
    <w:rsid w:val="00050F85"/>
    <w:rsid w:val="0005282A"/>
    <w:rsid w:val="00060132"/>
    <w:rsid w:val="00060334"/>
    <w:rsid w:val="0007462E"/>
    <w:rsid w:val="0008006F"/>
    <w:rsid w:val="0009342D"/>
    <w:rsid w:val="000A00A2"/>
    <w:rsid w:val="000A3651"/>
    <w:rsid w:val="000A3F94"/>
    <w:rsid w:val="000C5984"/>
    <w:rsid w:val="000D1EBD"/>
    <w:rsid w:val="000D27DD"/>
    <w:rsid w:val="000E26D8"/>
    <w:rsid w:val="000E5A6D"/>
    <w:rsid w:val="00105DCA"/>
    <w:rsid w:val="00107638"/>
    <w:rsid w:val="0010795F"/>
    <w:rsid w:val="00116548"/>
    <w:rsid w:val="00125319"/>
    <w:rsid w:val="00126577"/>
    <w:rsid w:val="00130DF2"/>
    <w:rsid w:val="00136A8D"/>
    <w:rsid w:val="00146094"/>
    <w:rsid w:val="001476A6"/>
    <w:rsid w:val="00166914"/>
    <w:rsid w:val="00173C15"/>
    <w:rsid w:val="00175D5F"/>
    <w:rsid w:val="001846E6"/>
    <w:rsid w:val="00190AEE"/>
    <w:rsid w:val="00193793"/>
    <w:rsid w:val="001A6BB5"/>
    <w:rsid w:val="001C2B15"/>
    <w:rsid w:val="001D2D0E"/>
    <w:rsid w:val="001D5497"/>
    <w:rsid w:val="001E50F4"/>
    <w:rsid w:val="001F236A"/>
    <w:rsid w:val="001F2BF2"/>
    <w:rsid w:val="001F3EB5"/>
    <w:rsid w:val="001F43F0"/>
    <w:rsid w:val="0021095B"/>
    <w:rsid w:val="00213566"/>
    <w:rsid w:val="00226A0C"/>
    <w:rsid w:val="00244712"/>
    <w:rsid w:val="0024762B"/>
    <w:rsid w:val="00251730"/>
    <w:rsid w:val="0025561D"/>
    <w:rsid w:val="00275C15"/>
    <w:rsid w:val="00283338"/>
    <w:rsid w:val="002863E5"/>
    <w:rsid w:val="002B2F73"/>
    <w:rsid w:val="002D3122"/>
    <w:rsid w:val="002D4641"/>
    <w:rsid w:val="002E41F6"/>
    <w:rsid w:val="002F7D4B"/>
    <w:rsid w:val="00301D0C"/>
    <w:rsid w:val="0032016D"/>
    <w:rsid w:val="003222EE"/>
    <w:rsid w:val="00327836"/>
    <w:rsid w:val="00330665"/>
    <w:rsid w:val="0033183A"/>
    <w:rsid w:val="003356E8"/>
    <w:rsid w:val="00336673"/>
    <w:rsid w:val="00343F68"/>
    <w:rsid w:val="003440FF"/>
    <w:rsid w:val="003535DE"/>
    <w:rsid w:val="00353B0B"/>
    <w:rsid w:val="00362DCF"/>
    <w:rsid w:val="00366B99"/>
    <w:rsid w:val="00373768"/>
    <w:rsid w:val="00375E70"/>
    <w:rsid w:val="0038074E"/>
    <w:rsid w:val="00380D4C"/>
    <w:rsid w:val="00382664"/>
    <w:rsid w:val="00383A3D"/>
    <w:rsid w:val="0039655E"/>
    <w:rsid w:val="003A5098"/>
    <w:rsid w:val="003A6A01"/>
    <w:rsid w:val="003B23E2"/>
    <w:rsid w:val="003E423C"/>
    <w:rsid w:val="003E4A27"/>
    <w:rsid w:val="003E6488"/>
    <w:rsid w:val="003F0E34"/>
    <w:rsid w:val="00433B7A"/>
    <w:rsid w:val="004345E3"/>
    <w:rsid w:val="0044174B"/>
    <w:rsid w:val="00442039"/>
    <w:rsid w:val="00465B75"/>
    <w:rsid w:val="004C1EB8"/>
    <w:rsid w:val="004C351D"/>
    <w:rsid w:val="004C75DF"/>
    <w:rsid w:val="004D24BA"/>
    <w:rsid w:val="0051405E"/>
    <w:rsid w:val="00515CF9"/>
    <w:rsid w:val="005335A0"/>
    <w:rsid w:val="00535DC7"/>
    <w:rsid w:val="0055404C"/>
    <w:rsid w:val="00563152"/>
    <w:rsid w:val="005633B7"/>
    <w:rsid w:val="0057116C"/>
    <w:rsid w:val="00576C4B"/>
    <w:rsid w:val="00580752"/>
    <w:rsid w:val="0058280D"/>
    <w:rsid w:val="005877CC"/>
    <w:rsid w:val="00591F4F"/>
    <w:rsid w:val="0059717F"/>
    <w:rsid w:val="005A4EAF"/>
    <w:rsid w:val="005B0022"/>
    <w:rsid w:val="005B06FF"/>
    <w:rsid w:val="005B1F25"/>
    <w:rsid w:val="005C029D"/>
    <w:rsid w:val="005C067B"/>
    <w:rsid w:val="005C1FB3"/>
    <w:rsid w:val="005D1A02"/>
    <w:rsid w:val="005E0981"/>
    <w:rsid w:val="005E2FF4"/>
    <w:rsid w:val="005E373A"/>
    <w:rsid w:val="005E3876"/>
    <w:rsid w:val="005E7B3F"/>
    <w:rsid w:val="005F6FA2"/>
    <w:rsid w:val="00602D79"/>
    <w:rsid w:val="00605B0F"/>
    <w:rsid w:val="00605B82"/>
    <w:rsid w:val="00606FE5"/>
    <w:rsid w:val="00610D09"/>
    <w:rsid w:val="006144CC"/>
    <w:rsid w:val="006147DC"/>
    <w:rsid w:val="00615A77"/>
    <w:rsid w:val="0062737F"/>
    <w:rsid w:val="00637904"/>
    <w:rsid w:val="00640ADF"/>
    <w:rsid w:val="00650110"/>
    <w:rsid w:val="00650719"/>
    <w:rsid w:val="00656A97"/>
    <w:rsid w:val="0066512C"/>
    <w:rsid w:val="006820A7"/>
    <w:rsid w:val="006946F7"/>
    <w:rsid w:val="00696AF7"/>
    <w:rsid w:val="00697B3F"/>
    <w:rsid w:val="006B4074"/>
    <w:rsid w:val="006B7B4E"/>
    <w:rsid w:val="006D1297"/>
    <w:rsid w:val="006D564E"/>
    <w:rsid w:val="006D692C"/>
    <w:rsid w:val="006E1C60"/>
    <w:rsid w:val="006E3AE1"/>
    <w:rsid w:val="006E5A91"/>
    <w:rsid w:val="006E74E0"/>
    <w:rsid w:val="006F0266"/>
    <w:rsid w:val="007004AB"/>
    <w:rsid w:val="00705DE2"/>
    <w:rsid w:val="007116B1"/>
    <w:rsid w:val="007171AD"/>
    <w:rsid w:val="007253A8"/>
    <w:rsid w:val="00725E03"/>
    <w:rsid w:val="00730BFF"/>
    <w:rsid w:val="00751B39"/>
    <w:rsid w:val="00752A8E"/>
    <w:rsid w:val="007566C1"/>
    <w:rsid w:val="007646B1"/>
    <w:rsid w:val="007727C0"/>
    <w:rsid w:val="007751E7"/>
    <w:rsid w:val="0079060A"/>
    <w:rsid w:val="007B3359"/>
    <w:rsid w:val="007B6276"/>
    <w:rsid w:val="007C0790"/>
    <w:rsid w:val="007C25A7"/>
    <w:rsid w:val="007D5E88"/>
    <w:rsid w:val="007E4998"/>
    <w:rsid w:val="007F442E"/>
    <w:rsid w:val="00806EEE"/>
    <w:rsid w:val="00813DA1"/>
    <w:rsid w:val="0082523F"/>
    <w:rsid w:val="0082794F"/>
    <w:rsid w:val="008427B5"/>
    <w:rsid w:val="008467F3"/>
    <w:rsid w:val="0085098E"/>
    <w:rsid w:val="0085325F"/>
    <w:rsid w:val="008607D8"/>
    <w:rsid w:val="00861E22"/>
    <w:rsid w:val="00873A58"/>
    <w:rsid w:val="0087555D"/>
    <w:rsid w:val="008B3D2B"/>
    <w:rsid w:val="008B62F2"/>
    <w:rsid w:val="008B7F1B"/>
    <w:rsid w:val="008E3434"/>
    <w:rsid w:val="008E3E2F"/>
    <w:rsid w:val="008E4010"/>
    <w:rsid w:val="008E46BB"/>
    <w:rsid w:val="008E4D45"/>
    <w:rsid w:val="008E61D2"/>
    <w:rsid w:val="008E6852"/>
    <w:rsid w:val="00901078"/>
    <w:rsid w:val="0090139D"/>
    <w:rsid w:val="009069AF"/>
    <w:rsid w:val="00906DE7"/>
    <w:rsid w:val="00914D2F"/>
    <w:rsid w:val="00926D5E"/>
    <w:rsid w:val="00932B11"/>
    <w:rsid w:val="00936F22"/>
    <w:rsid w:val="00947724"/>
    <w:rsid w:val="00962AB1"/>
    <w:rsid w:val="00990E8A"/>
    <w:rsid w:val="00995061"/>
    <w:rsid w:val="009A15AE"/>
    <w:rsid w:val="009A334D"/>
    <w:rsid w:val="009A7A5A"/>
    <w:rsid w:val="009B5FDC"/>
    <w:rsid w:val="009C07F5"/>
    <w:rsid w:val="009D3D9A"/>
    <w:rsid w:val="009D4F0B"/>
    <w:rsid w:val="009D65D3"/>
    <w:rsid w:val="009E5C19"/>
    <w:rsid w:val="009F5B69"/>
    <w:rsid w:val="00A100C0"/>
    <w:rsid w:val="00A173BD"/>
    <w:rsid w:val="00A4110D"/>
    <w:rsid w:val="00A422F6"/>
    <w:rsid w:val="00A43603"/>
    <w:rsid w:val="00A5393C"/>
    <w:rsid w:val="00A632CA"/>
    <w:rsid w:val="00A91B75"/>
    <w:rsid w:val="00A92991"/>
    <w:rsid w:val="00A95769"/>
    <w:rsid w:val="00AA0375"/>
    <w:rsid w:val="00AA0878"/>
    <w:rsid w:val="00AA6F00"/>
    <w:rsid w:val="00AB4C22"/>
    <w:rsid w:val="00AB68C7"/>
    <w:rsid w:val="00AC0367"/>
    <w:rsid w:val="00AC36DA"/>
    <w:rsid w:val="00AC4F22"/>
    <w:rsid w:val="00AC62AF"/>
    <w:rsid w:val="00AD05E5"/>
    <w:rsid w:val="00AD30FB"/>
    <w:rsid w:val="00AD69F1"/>
    <w:rsid w:val="00AE64A0"/>
    <w:rsid w:val="00AE7027"/>
    <w:rsid w:val="00AF0BF7"/>
    <w:rsid w:val="00B11B04"/>
    <w:rsid w:val="00B174CF"/>
    <w:rsid w:val="00B2249B"/>
    <w:rsid w:val="00B36C39"/>
    <w:rsid w:val="00B40678"/>
    <w:rsid w:val="00B43CEE"/>
    <w:rsid w:val="00B542C5"/>
    <w:rsid w:val="00B803BC"/>
    <w:rsid w:val="00B84988"/>
    <w:rsid w:val="00B87154"/>
    <w:rsid w:val="00B9456E"/>
    <w:rsid w:val="00B956AD"/>
    <w:rsid w:val="00BB22D9"/>
    <w:rsid w:val="00BB3920"/>
    <w:rsid w:val="00BB3A0A"/>
    <w:rsid w:val="00BB73D8"/>
    <w:rsid w:val="00BC5691"/>
    <w:rsid w:val="00BE2DC2"/>
    <w:rsid w:val="00BE7F23"/>
    <w:rsid w:val="00BF5108"/>
    <w:rsid w:val="00C049F2"/>
    <w:rsid w:val="00C12E17"/>
    <w:rsid w:val="00C14805"/>
    <w:rsid w:val="00C148BD"/>
    <w:rsid w:val="00C15B4B"/>
    <w:rsid w:val="00C201CB"/>
    <w:rsid w:val="00C206A1"/>
    <w:rsid w:val="00C262D3"/>
    <w:rsid w:val="00C4154A"/>
    <w:rsid w:val="00C4568C"/>
    <w:rsid w:val="00C51E77"/>
    <w:rsid w:val="00C573F4"/>
    <w:rsid w:val="00C80DEB"/>
    <w:rsid w:val="00C90604"/>
    <w:rsid w:val="00C94130"/>
    <w:rsid w:val="00CA21A2"/>
    <w:rsid w:val="00CA3B6F"/>
    <w:rsid w:val="00CA7853"/>
    <w:rsid w:val="00CB3A04"/>
    <w:rsid w:val="00CB54D9"/>
    <w:rsid w:val="00CC570B"/>
    <w:rsid w:val="00CD1BB3"/>
    <w:rsid w:val="00CE2C6D"/>
    <w:rsid w:val="00CE590E"/>
    <w:rsid w:val="00CE5A54"/>
    <w:rsid w:val="00CF6285"/>
    <w:rsid w:val="00CF6BFD"/>
    <w:rsid w:val="00D16742"/>
    <w:rsid w:val="00D23495"/>
    <w:rsid w:val="00D2609B"/>
    <w:rsid w:val="00D421AE"/>
    <w:rsid w:val="00D6062F"/>
    <w:rsid w:val="00D678D4"/>
    <w:rsid w:val="00D77A5E"/>
    <w:rsid w:val="00D9272B"/>
    <w:rsid w:val="00DA18B0"/>
    <w:rsid w:val="00DA3424"/>
    <w:rsid w:val="00DC6DCA"/>
    <w:rsid w:val="00DD21B0"/>
    <w:rsid w:val="00DD24BC"/>
    <w:rsid w:val="00DD2F60"/>
    <w:rsid w:val="00DE600F"/>
    <w:rsid w:val="00DE6887"/>
    <w:rsid w:val="00DF0D99"/>
    <w:rsid w:val="00DF4BCE"/>
    <w:rsid w:val="00DF780A"/>
    <w:rsid w:val="00E10017"/>
    <w:rsid w:val="00E1461A"/>
    <w:rsid w:val="00E16A8A"/>
    <w:rsid w:val="00E305AF"/>
    <w:rsid w:val="00E32F36"/>
    <w:rsid w:val="00E34131"/>
    <w:rsid w:val="00E57305"/>
    <w:rsid w:val="00E6179B"/>
    <w:rsid w:val="00E6391C"/>
    <w:rsid w:val="00E6397E"/>
    <w:rsid w:val="00E72F93"/>
    <w:rsid w:val="00E85855"/>
    <w:rsid w:val="00E93C02"/>
    <w:rsid w:val="00EA0450"/>
    <w:rsid w:val="00EC77E2"/>
    <w:rsid w:val="00ED5B63"/>
    <w:rsid w:val="00EE132D"/>
    <w:rsid w:val="00EE3363"/>
    <w:rsid w:val="00F102EE"/>
    <w:rsid w:val="00F1453F"/>
    <w:rsid w:val="00F24117"/>
    <w:rsid w:val="00F278B6"/>
    <w:rsid w:val="00F33842"/>
    <w:rsid w:val="00F35F72"/>
    <w:rsid w:val="00F41101"/>
    <w:rsid w:val="00F42853"/>
    <w:rsid w:val="00F43C24"/>
    <w:rsid w:val="00F51C99"/>
    <w:rsid w:val="00F52E27"/>
    <w:rsid w:val="00F65FC5"/>
    <w:rsid w:val="00F66EE9"/>
    <w:rsid w:val="00F7400D"/>
    <w:rsid w:val="00F8203A"/>
    <w:rsid w:val="00F96831"/>
    <w:rsid w:val="00FB2E65"/>
    <w:rsid w:val="00FB44EF"/>
    <w:rsid w:val="00FC16B0"/>
    <w:rsid w:val="00FC5487"/>
    <w:rsid w:val="00FC5878"/>
    <w:rsid w:val="00FC5970"/>
    <w:rsid w:val="00FD0C09"/>
    <w:rsid w:val="00FD143D"/>
    <w:rsid w:val="00FD35EC"/>
    <w:rsid w:val="00FE7B08"/>
    <w:rsid w:val="00FE7EB9"/>
    <w:rsid w:val="00FF006D"/>
    <w:rsid w:val="00FF07A9"/>
    <w:rsid w:val="00FF437A"/>
    <w:rsid w:val="00FF7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20D1F"/>
  <w15:chartTrackingRefBased/>
  <w15:docId w15:val="{EFBDEE95-F3EC-467F-8D14-A6DE189D1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887"/>
    <w:rPr>
      <w:rFonts w:eastAsiaTheme="majorEastAsia" w:cstheme="majorBidi"/>
      <w:color w:val="272727" w:themeColor="text1" w:themeTint="D8"/>
    </w:rPr>
  </w:style>
  <w:style w:type="paragraph" w:styleId="Title">
    <w:name w:val="Title"/>
    <w:basedOn w:val="Normal"/>
    <w:next w:val="Normal"/>
    <w:link w:val="TitleChar"/>
    <w:uiPriority w:val="10"/>
    <w:qFormat/>
    <w:rsid w:val="00DE6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887"/>
    <w:pPr>
      <w:spacing w:before="160"/>
      <w:jc w:val="center"/>
    </w:pPr>
    <w:rPr>
      <w:i/>
      <w:iCs/>
      <w:color w:val="404040" w:themeColor="text1" w:themeTint="BF"/>
    </w:rPr>
  </w:style>
  <w:style w:type="character" w:customStyle="1" w:styleId="QuoteChar">
    <w:name w:val="Quote Char"/>
    <w:basedOn w:val="DefaultParagraphFont"/>
    <w:link w:val="Quote"/>
    <w:uiPriority w:val="29"/>
    <w:rsid w:val="00DE6887"/>
    <w:rPr>
      <w:i/>
      <w:iCs/>
      <w:color w:val="404040" w:themeColor="text1" w:themeTint="BF"/>
    </w:rPr>
  </w:style>
  <w:style w:type="paragraph" w:styleId="ListParagraph">
    <w:name w:val="List Paragraph"/>
    <w:basedOn w:val="Normal"/>
    <w:uiPriority w:val="34"/>
    <w:qFormat/>
    <w:rsid w:val="00DE6887"/>
    <w:pPr>
      <w:ind w:left="720"/>
      <w:contextualSpacing/>
    </w:pPr>
  </w:style>
  <w:style w:type="character" w:styleId="IntenseEmphasis">
    <w:name w:val="Intense Emphasis"/>
    <w:basedOn w:val="DefaultParagraphFont"/>
    <w:uiPriority w:val="21"/>
    <w:qFormat/>
    <w:rsid w:val="00DE6887"/>
    <w:rPr>
      <w:i/>
      <w:iCs/>
      <w:color w:val="0F4761" w:themeColor="accent1" w:themeShade="BF"/>
    </w:rPr>
  </w:style>
  <w:style w:type="paragraph" w:styleId="IntenseQuote">
    <w:name w:val="Intense Quote"/>
    <w:basedOn w:val="Normal"/>
    <w:next w:val="Normal"/>
    <w:link w:val="IntenseQuoteChar"/>
    <w:uiPriority w:val="30"/>
    <w:qFormat/>
    <w:rsid w:val="00DE6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887"/>
    <w:rPr>
      <w:i/>
      <w:iCs/>
      <w:color w:val="0F4761" w:themeColor="accent1" w:themeShade="BF"/>
    </w:rPr>
  </w:style>
  <w:style w:type="character" w:styleId="IntenseReference">
    <w:name w:val="Intense Reference"/>
    <w:basedOn w:val="DefaultParagraphFont"/>
    <w:uiPriority w:val="32"/>
    <w:qFormat/>
    <w:rsid w:val="00DE6887"/>
    <w:rPr>
      <w:b/>
      <w:bCs/>
      <w:smallCaps/>
      <w:color w:val="0F4761" w:themeColor="accent1" w:themeShade="BF"/>
      <w:spacing w:val="5"/>
    </w:rPr>
  </w:style>
  <w:style w:type="paragraph" w:styleId="Caption">
    <w:name w:val="caption"/>
    <w:basedOn w:val="Normal"/>
    <w:next w:val="Normal"/>
    <w:uiPriority w:val="35"/>
    <w:unhideWhenUsed/>
    <w:qFormat/>
    <w:rsid w:val="00DD21B0"/>
    <w:pPr>
      <w:spacing w:after="200" w:line="240" w:lineRule="auto"/>
    </w:pPr>
    <w:rPr>
      <w:i/>
      <w:iCs/>
      <w:color w:val="0E2841" w:themeColor="text2"/>
      <w:sz w:val="18"/>
      <w:szCs w:val="18"/>
    </w:rPr>
  </w:style>
  <w:style w:type="character" w:styleId="CommentReference">
    <w:name w:val="annotation reference"/>
    <w:basedOn w:val="DefaultParagraphFont"/>
    <w:uiPriority w:val="99"/>
    <w:unhideWhenUsed/>
    <w:rsid w:val="006144CC"/>
    <w:rPr>
      <w:sz w:val="16"/>
      <w:szCs w:val="16"/>
    </w:rPr>
  </w:style>
  <w:style w:type="paragraph" w:styleId="CommentText">
    <w:name w:val="annotation text"/>
    <w:basedOn w:val="Normal"/>
    <w:link w:val="CommentTextChar"/>
    <w:uiPriority w:val="99"/>
    <w:unhideWhenUsed/>
    <w:rsid w:val="006144CC"/>
    <w:pPr>
      <w:spacing w:line="240" w:lineRule="auto"/>
    </w:pPr>
    <w:rPr>
      <w:sz w:val="20"/>
      <w:szCs w:val="20"/>
    </w:rPr>
  </w:style>
  <w:style w:type="character" w:customStyle="1" w:styleId="CommentTextChar">
    <w:name w:val="Comment Text Char"/>
    <w:basedOn w:val="DefaultParagraphFont"/>
    <w:link w:val="CommentText"/>
    <w:uiPriority w:val="99"/>
    <w:rsid w:val="006144CC"/>
    <w:rPr>
      <w:sz w:val="20"/>
      <w:szCs w:val="20"/>
    </w:rPr>
  </w:style>
  <w:style w:type="paragraph" w:styleId="Revision">
    <w:name w:val="Revision"/>
    <w:hidden/>
    <w:uiPriority w:val="99"/>
    <w:semiHidden/>
    <w:rsid w:val="001F43F0"/>
    <w:pPr>
      <w:spacing w:after="0" w:line="240" w:lineRule="auto"/>
    </w:pPr>
  </w:style>
  <w:style w:type="paragraph" w:styleId="TOCHeading">
    <w:name w:val="TOC Heading"/>
    <w:basedOn w:val="Heading1"/>
    <w:next w:val="Normal"/>
    <w:uiPriority w:val="39"/>
    <w:unhideWhenUsed/>
    <w:qFormat/>
    <w:rsid w:val="00F65FC5"/>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366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B99"/>
  </w:style>
  <w:style w:type="paragraph" w:styleId="Footer">
    <w:name w:val="footer"/>
    <w:basedOn w:val="Normal"/>
    <w:link w:val="FooterChar"/>
    <w:uiPriority w:val="99"/>
    <w:unhideWhenUsed/>
    <w:rsid w:val="00366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B99"/>
  </w:style>
  <w:style w:type="paragraph" w:styleId="CommentSubject">
    <w:name w:val="annotation subject"/>
    <w:basedOn w:val="CommentText"/>
    <w:next w:val="CommentText"/>
    <w:link w:val="CommentSubjectChar"/>
    <w:uiPriority w:val="99"/>
    <w:semiHidden/>
    <w:unhideWhenUsed/>
    <w:rsid w:val="005B0022"/>
    <w:rPr>
      <w:b/>
      <w:bCs/>
    </w:rPr>
  </w:style>
  <w:style w:type="character" w:customStyle="1" w:styleId="CommentSubjectChar">
    <w:name w:val="Comment Subject Char"/>
    <w:basedOn w:val="CommentTextChar"/>
    <w:link w:val="CommentSubject"/>
    <w:uiPriority w:val="99"/>
    <w:semiHidden/>
    <w:rsid w:val="005B0022"/>
    <w:rPr>
      <w:b/>
      <w:bCs/>
      <w:sz w:val="20"/>
      <w:szCs w:val="20"/>
    </w:rPr>
  </w:style>
  <w:style w:type="paragraph" w:customStyle="1" w:styleId="EndNoteBibliographyTitle">
    <w:name w:val="EndNote Bibliography Title"/>
    <w:basedOn w:val="Normal"/>
    <w:link w:val="EndNoteBibliographyTitleChar"/>
    <w:rsid w:val="00576C4B"/>
    <w:pPr>
      <w:spacing w:after="0"/>
      <w:jc w:val="center"/>
    </w:pPr>
    <w:rPr>
      <w:rFonts w:ascii="Aptos" w:hAnsi="Aptos"/>
      <w:noProof/>
      <w:sz w:val="18"/>
    </w:rPr>
  </w:style>
  <w:style w:type="character" w:customStyle="1" w:styleId="EndNoteBibliographyTitleChar">
    <w:name w:val="EndNote Bibliography Title Char"/>
    <w:basedOn w:val="DefaultParagraphFont"/>
    <w:link w:val="EndNoteBibliographyTitle"/>
    <w:rsid w:val="00576C4B"/>
    <w:rPr>
      <w:rFonts w:ascii="Aptos" w:hAnsi="Aptos"/>
      <w:noProof/>
      <w:sz w:val="18"/>
    </w:rPr>
  </w:style>
  <w:style w:type="paragraph" w:customStyle="1" w:styleId="EndNoteBibliography">
    <w:name w:val="EndNote Bibliography"/>
    <w:basedOn w:val="Normal"/>
    <w:link w:val="EndNoteBibliographyChar"/>
    <w:rsid w:val="00576C4B"/>
    <w:pPr>
      <w:spacing w:line="240" w:lineRule="auto"/>
      <w:jc w:val="center"/>
    </w:pPr>
    <w:rPr>
      <w:rFonts w:ascii="Aptos" w:hAnsi="Aptos"/>
      <w:noProof/>
      <w:sz w:val="18"/>
    </w:rPr>
  </w:style>
  <w:style w:type="character" w:customStyle="1" w:styleId="EndNoteBibliographyChar">
    <w:name w:val="EndNote Bibliography Char"/>
    <w:basedOn w:val="DefaultParagraphFont"/>
    <w:link w:val="EndNoteBibliography"/>
    <w:rsid w:val="00576C4B"/>
    <w:rPr>
      <w:rFonts w:ascii="Aptos" w:hAnsi="Aptos"/>
      <w:noProof/>
      <w:sz w:val="18"/>
    </w:rPr>
  </w:style>
  <w:style w:type="character" w:styleId="Hyperlink">
    <w:name w:val="Hyperlink"/>
    <w:basedOn w:val="DefaultParagraphFont"/>
    <w:uiPriority w:val="99"/>
    <w:unhideWhenUsed/>
    <w:rsid w:val="00576C4B"/>
    <w:rPr>
      <w:color w:val="467886" w:themeColor="hyperlink"/>
      <w:u w:val="single"/>
    </w:rPr>
  </w:style>
  <w:style w:type="character" w:styleId="UnresolvedMention">
    <w:name w:val="Unresolved Mention"/>
    <w:basedOn w:val="DefaultParagraphFont"/>
    <w:uiPriority w:val="99"/>
    <w:semiHidden/>
    <w:unhideWhenUsed/>
    <w:rsid w:val="00576C4B"/>
    <w:rPr>
      <w:color w:val="605E5C"/>
      <w:shd w:val="clear" w:color="auto" w:fill="E1DFDD"/>
    </w:rPr>
  </w:style>
  <w:style w:type="character" w:styleId="PlaceholderText">
    <w:name w:val="Placeholder Text"/>
    <w:basedOn w:val="DefaultParagraphFont"/>
    <w:uiPriority w:val="99"/>
    <w:semiHidden/>
    <w:rsid w:val="009D4F0B"/>
    <w:rPr>
      <w:color w:val="666666"/>
    </w:rPr>
  </w:style>
  <w:style w:type="paragraph" w:customStyle="1" w:styleId="TAMainText">
    <w:name w:val="TA_Main_Text"/>
    <w:basedOn w:val="Normal"/>
    <w:rsid w:val="00B9456E"/>
    <w:pPr>
      <w:spacing w:after="0" w:line="480" w:lineRule="auto"/>
      <w:ind w:firstLine="202"/>
      <w:jc w:val="both"/>
    </w:pPr>
    <w:rPr>
      <w:rFonts w:ascii="Times" w:eastAsia="Times New Roman" w:hAnsi="Times"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1394">
      <w:bodyDiv w:val="1"/>
      <w:marLeft w:val="0"/>
      <w:marRight w:val="0"/>
      <w:marTop w:val="0"/>
      <w:marBottom w:val="0"/>
      <w:divBdr>
        <w:top w:val="none" w:sz="0" w:space="0" w:color="auto"/>
        <w:left w:val="none" w:sz="0" w:space="0" w:color="auto"/>
        <w:bottom w:val="none" w:sz="0" w:space="0" w:color="auto"/>
        <w:right w:val="none" w:sz="0" w:space="0" w:color="auto"/>
      </w:divBdr>
    </w:div>
    <w:div w:id="87429043">
      <w:bodyDiv w:val="1"/>
      <w:marLeft w:val="0"/>
      <w:marRight w:val="0"/>
      <w:marTop w:val="0"/>
      <w:marBottom w:val="0"/>
      <w:divBdr>
        <w:top w:val="none" w:sz="0" w:space="0" w:color="auto"/>
        <w:left w:val="none" w:sz="0" w:space="0" w:color="auto"/>
        <w:bottom w:val="none" w:sz="0" w:space="0" w:color="auto"/>
        <w:right w:val="none" w:sz="0" w:space="0" w:color="auto"/>
      </w:divBdr>
    </w:div>
    <w:div w:id="223033732">
      <w:bodyDiv w:val="1"/>
      <w:marLeft w:val="0"/>
      <w:marRight w:val="0"/>
      <w:marTop w:val="0"/>
      <w:marBottom w:val="0"/>
      <w:divBdr>
        <w:top w:val="none" w:sz="0" w:space="0" w:color="auto"/>
        <w:left w:val="none" w:sz="0" w:space="0" w:color="auto"/>
        <w:bottom w:val="none" w:sz="0" w:space="0" w:color="auto"/>
        <w:right w:val="none" w:sz="0" w:space="0" w:color="auto"/>
      </w:divBdr>
    </w:div>
    <w:div w:id="326061781">
      <w:bodyDiv w:val="1"/>
      <w:marLeft w:val="0"/>
      <w:marRight w:val="0"/>
      <w:marTop w:val="0"/>
      <w:marBottom w:val="0"/>
      <w:divBdr>
        <w:top w:val="none" w:sz="0" w:space="0" w:color="auto"/>
        <w:left w:val="none" w:sz="0" w:space="0" w:color="auto"/>
        <w:bottom w:val="none" w:sz="0" w:space="0" w:color="auto"/>
        <w:right w:val="none" w:sz="0" w:space="0" w:color="auto"/>
      </w:divBdr>
    </w:div>
    <w:div w:id="508569121">
      <w:bodyDiv w:val="1"/>
      <w:marLeft w:val="0"/>
      <w:marRight w:val="0"/>
      <w:marTop w:val="0"/>
      <w:marBottom w:val="0"/>
      <w:divBdr>
        <w:top w:val="none" w:sz="0" w:space="0" w:color="auto"/>
        <w:left w:val="none" w:sz="0" w:space="0" w:color="auto"/>
        <w:bottom w:val="none" w:sz="0" w:space="0" w:color="auto"/>
        <w:right w:val="none" w:sz="0" w:space="0" w:color="auto"/>
      </w:divBdr>
    </w:div>
    <w:div w:id="511578235">
      <w:bodyDiv w:val="1"/>
      <w:marLeft w:val="0"/>
      <w:marRight w:val="0"/>
      <w:marTop w:val="0"/>
      <w:marBottom w:val="0"/>
      <w:divBdr>
        <w:top w:val="none" w:sz="0" w:space="0" w:color="auto"/>
        <w:left w:val="none" w:sz="0" w:space="0" w:color="auto"/>
        <w:bottom w:val="none" w:sz="0" w:space="0" w:color="auto"/>
        <w:right w:val="none" w:sz="0" w:space="0" w:color="auto"/>
      </w:divBdr>
    </w:div>
    <w:div w:id="522600130">
      <w:bodyDiv w:val="1"/>
      <w:marLeft w:val="0"/>
      <w:marRight w:val="0"/>
      <w:marTop w:val="0"/>
      <w:marBottom w:val="0"/>
      <w:divBdr>
        <w:top w:val="none" w:sz="0" w:space="0" w:color="auto"/>
        <w:left w:val="none" w:sz="0" w:space="0" w:color="auto"/>
        <w:bottom w:val="none" w:sz="0" w:space="0" w:color="auto"/>
        <w:right w:val="none" w:sz="0" w:space="0" w:color="auto"/>
      </w:divBdr>
    </w:div>
    <w:div w:id="540240325">
      <w:bodyDiv w:val="1"/>
      <w:marLeft w:val="0"/>
      <w:marRight w:val="0"/>
      <w:marTop w:val="0"/>
      <w:marBottom w:val="0"/>
      <w:divBdr>
        <w:top w:val="none" w:sz="0" w:space="0" w:color="auto"/>
        <w:left w:val="none" w:sz="0" w:space="0" w:color="auto"/>
        <w:bottom w:val="none" w:sz="0" w:space="0" w:color="auto"/>
        <w:right w:val="none" w:sz="0" w:space="0" w:color="auto"/>
      </w:divBdr>
    </w:div>
    <w:div w:id="668100890">
      <w:bodyDiv w:val="1"/>
      <w:marLeft w:val="0"/>
      <w:marRight w:val="0"/>
      <w:marTop w:val="0"/>
      <w:marBottom w:val="0"/>
      <w:divBdr>
        <w:top w:val="none" w:sz="0" w:space="0" w:color="auto"/>
        <w:left w:val="none" w:sz="0" w:space="0" w:color="auto"/>
        <w:bottom w:val="none" w:sz="0" w:space="0" w:color="auto"/>
        <w:right w:val="none" w:sz="0" w:space="0" w:color="auto"/>
      </w:divBdr>
    </w:div>
    <w:div w:id="957906475">
      <w:bodyDiv w:val="1"/>
      <w:marLeft w:val="0"/>
      <w:marRight w:val="0"/>
      <w:marTop w:val="0"/>
      <w:marBottom w:val="0"/>
      <w:divBdr>
        <w:top w:val="none" w:sz="0" w:space="0" w:color="auto"/>
        <w:left w:val="none" w:sz="0" w:space="0" w:color="auto"/>
        <w:bottom w:val="none" w:sz="0" w:space="0" w:color="auto"/>
        <w:right w:val="none" w:sz="0" w:space="0" w:color="auto"/>
      </w:divBdr>
    </w:div>
    <w:div w:id="1037314190">
      <w:bodyDiv w:val="1"/>
      <w:marLeft w:val="0"/>
      <w:marRight w:val="0"/>
      <w:marTop w:val="0"/>
      <w:marBottom w:val="0"/>
      <w:divBdr>
        <w:top w:val="none" w:sz="0" w:space="0" w:color="auto"/>
        <w:left w:val="none" w:sz="0" w:space="0" w:color="auto"/>
        <w:bottom w:val="none" w:sz="0" w:space="0" w:color="auto"/>
        <w:right w:val="none" w:sz="0" w:space="0" w:color="auto"/>
      </w:divBdr>
    </w:div>
    <w:div w:id="1059674301">
      <w:bodyDiv w:val="1"/>
      <w:marLeft w:val="0"/>
      <w:marRight w:val="0"/>
      <w:marTop w:val="0"/>
      <w:marBottom w:val="0"/>
      <w:divBdr>
        <w:top w:val="none" w:sz="0" w:space="0" w:color="auto"/>
        <w:left w:val="none" w:sz="0" w:space="0" w:color="auto"/>
        <w:bottom w:val="none" w:sz="0" w:space="0" w:color="auto"/>
        <w:right w:val="none" w:sz="0" w:space="0" w:color="auto"/>
      </w:divBdr>
    </w:div>
    <w:div w:id="1330254129">
      <w:bodyDiv w:val="1"/>
      <w:marLeft w:val="0"/>
      <w:marRight w:val="0"/>
      <w:marTop w:val="0"/>
      <w:marBottom w:val="0"/>
      <w:divBdr>
        <w:top w:val="none" w:sz="0" w:space="0" w:color="auto"/>
        <w:left w:val="none" w:sz="0" w:space="0" w:color="auto"/>
        <w:bottom w:val="none" w:sz="0" w:space="0" w:color="auto"/>
        <w:right w:val="none" w:sz="0" w:space="0" w:color="auto"/>
      </w:divBdr>
    </w:div>
    <w:div w:id="1451244430">
      <w:bodyDiv w:val="1"/>
      <w:marLeft w:val="0"/>
      <w:marRight w:val="0"/>
      <w:marTop w:val="0"/>
      <w:marBottom w:val="0"/>
      <w:divBdr>
        <w:top w:val="none" w:sz="0" w:space="0" w:color="auto"/>
        <w:left w:val="none" w:sz="0" w:space="0" w:color="auto"/>
        <w:bottom w:val="none" w:sz="0" w:space="0" w:color="auto"/>
        <w:right w:val="none" w:sz="0" w:space="0" w:color="auto"/>
      </w:divBdr>
    </w:div>
    <w:div w:id="2077319176">
      <w:bodyDiv w:val="1"/>
      <w:marLeft w:val="0"/>
      <w:marRight w:val="0"/>
      <w:marTop w:val="0"/>
      <w:marBottom w:val="0"/>
      <w:divBdr>
        <w:top w:val="none" w:sz="0" w:space="0" w:color="auto"/>
        <w:left w:val="none" w:sz="0" w:space="0" w:color="auto"/>
        <w:bottom w:val="none" w:sz="0" w:space="0" w:color="auto"/>
        <w:right w:val="none" w:sz="0" w:space="0" w:color="auto"/>
      </w:divBdr>
    </w:div>
    <w:div w:id="209454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webbook.nist.gov/cgi/cbook.cgi?ID=C74986&amp;Mask=200" TargetMode="Externa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5A7BD-EB17-49F4-A34A-EA4662C70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4478</Words>
  <Characters>25525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Thomas Kristy</dc:creator>
  <cp:keywords/>
  <dc:description/>
  <cp:lastModifiedBy>Stephen Thomas Kristy</cp:lastModifiedBy>
  <cp:revision>3</cp:revision>
  <dcterms:created xsi:type="dcterms:W3CDTF">2025-11-19T18:34:00Z</dcterms:created>
  <dcterms:modified xsi:type="dcterms:W3CDTF">2026-02-05T16:30:00Z</dcterms:modified>
</cp:coreProperties>
</file>